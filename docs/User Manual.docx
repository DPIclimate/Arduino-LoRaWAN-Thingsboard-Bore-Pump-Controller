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D50F30" w14:textId="453537EE" w:rsidR="002D38B1" w:rsidRPr="00324902" w:rsidRDefault="008A173B" w:rsidP="002D38B1">
      <w:pPr>
        <w:rPr>
          <w:rFonts w:cstheme="majorHAnsi"/>
          <w:b/>
          <w:color w:val="00B0F0"/>
          <w:sz w:val="52"/>
          <w:szCs w:val="52"/>
        </w:rPr>
      </w:pPr>
      <w:r w:rsidRPr="00324902">
        <w:rPr>
          <w:rFonts w:cstheme="majorHAnsi"/>
          <w:b/>
          <w:noProof/>
          <w:color w:val="00B0F0"/>
          <w:sz w:val="52"/>
          <w:szCs w:val="52"/>
          <w:lang w:val="nl-NL" w:eastAsia="nl-NL"/>
        </w:rPr>
        <mc:AlternateContent>
          <mc:Choice Requires="wps">
            <w:drawing>
              <wp:anchor distT="0" distB="0" distL="114300" distR="114300" simplePos="0" relativeHeight="251659264" behindDoc="0" locked="0" layoutInCell="1" allowOverlap="1" wp14:anchorId="5BF98FE3" wp14:editId="776DAC2F">
                <wp:simplePos x="0" y="0"/>
                <wp:positionH relativeFrom="column">
                  <wp:posOffset>15902</wp:posOffset>
                </wp:positionH>
                <wp:positionV relativeFrom="paragraph">
                  <wp:posOffset>478210</wp:posOffset>
                </wp:positionV>
                <wp:extent cx="6066845" cy="0"/>
                <wp:effectExtent l="38100" t="38100" r="67310" b="95250"/>
                <wp:wrapNone/>
                <wp:docPr id="12" name="Straight Connector 12"/>
                <wp:cNvGraphicFramePr/>
                <a:graphic xmlns:a="http://schemas.openxmlformats.org/drawingml/2006/main">
                  <a:graphicData uri="http://schemas.microsoft.com/office/word/2010/wordprocessingShape">
                    <wps:wsp>
                      <wps:cNvCnPr/>
                      <wps:spPr>
                        <a:xfrm>
                          <a:off x="0" y="0"/>
                          <a:ext cx="6066845" cy="0"/>
                        </a:xfrm>
                        <a:prstGeom prst="line">
                          <a:avLst/>
                        </a:prstGeom>
                        <a:ln w="15875" cmpd="sng">
                          <a:solidFill>
                            <a:srgbClr val="00B0F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A97D892" id="Straight Connector 1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25pt,37.65pt" to="478.95pt,3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" strokecolor="#00b0f0" strokeweight="1.25pt">
                <v:shadow on="t" color="black" opacity="24903f" origin=",.5" offset="0,.55556mm"/>
              </v:line>
            </w:pict>
          </mc:Fallback>
        </mc:AlternateContent>
      </w:r>
      <w:r w:rsidRPr="00324902">
        <w:rPr>
          <w:rFonts w:cstheme="majorHAnsi"/>
          <w:b/>
          <w:color w:val="00B0F0"/>
          <w:sz w:val="52"/>
          <w:szCs w:val="52"/>
        </w:rPr>
        <w:t xml:space="preserve">Installation and </w:t>
      </w:r>
      <w:r w:rsidR="00613DC7" w:rsidRPr="00324902">
        <w:rPr>
          <w:rFonts w:cstheme="majorHAnsi"/>
          <w:b/>
          <w:color w:val="00B0F0"/>
          <w:sz w:val="52"/>
          <w:szCs w:val="52"/>
        </w:rPr>
        <w:t>U</w:t>
      </w:r>
      <w:r w:rsidRPr="00324902">
        <w:rPr>
          <w:rFonts w:cstheme="majorHAnsi"/>
          <w:b/>
          <w:color w:val="00B0F0"/>
          <w:sz w:val="52"/>
          <w:szCs w:val="52"/>
        </w:rPr>
        <w:t xml:space="preserve">ser </w:t>
      </w:r>
      <w:r w:rsidR="00613DC7" w:rsidRPr="00324902">
        <w:rPr>
          <w:rFonts w:cstheme="majorHAnsi"/>
          <w:b/>
          <w:color w:val="00B0F0"/>
          <w:sz w:val="52"/>
          <w:szCs w:val="52"/>
        </w:rPr>
        <w:t>I</w:t>
      </w:r>
      <w:r w:rsidRPr="00324902">
        <w:rPr>
          <w:rFonts w:cstheme="majorHAnsi"/>
          <w:b/>
          <w:color w:val="00B0F0"/>
          <w:sz w:val="52"/>
          <w:szCs w:val="52"/>
        </w:rPr>
        <w:t>nstructions</w:t>
      </w:r>
    </w:p>
    <w:p w14:paraId="1C8F4ABE" w14:textId="444F7724" w:rsidR="008A173B" w:rsidRPr="00324902" w:rsidRDefault="0033247C" w:rsidP="008A173B">
      <w:pPr>
        <w:rPr>
          <w:rFonts w:cstheme="majorHAnsi"/>
          <w:b/>
          <w:color w:val="000000"/>
          <w:sz w:val="72"/>
          <w:szCs w:val="72"/>
        </w:rPr>
      </w:pPr>
      <w:r>
        <w:rPr>
          <w:rFonts w:cstheme="majorHAnsi"/>
          <w:b/>
          <w:color w:val="000000"/>
          <w:sz w:val="72"/>
          <w:szCs w:val="72"/>
        </w:rPr>
        <w:t>Bore Pump Automation</w:t>
      </w:r>
    </w:p>
    <w:p w14:paraId="403329A0" w14:textId="672BEA76" w:rsidR="008A173B" w:rsidRPr="00324902" w:rsidRDefault="0033247C" w:rsidP="008A173B">
      <w:pPr>
        <w:rPr>
          <w:rFonts w:cstheme="majorHAnsi"/>
          <w:smallCaps/>
          <w:color w:val="000000"/>
        </w:rPr>
      </w:pPr>
      <w:r>
        <w:rPr>
          <w:rFonts w:cstheme="majorHAnsi"/>
          <w:b/>
          <w:color w:val="000000"/>
          <w:sz w:val="40"/>
          <w:szCs w:val="40"/>
        </w:rPr>
        <w:t>ThingsBoard/The Things Network</w:t>
      </w:r>
      <w:r w:rsidR="003977A3">
        <w:rPr>
          <w:rFonts w:cstheme="majorHAnsi"/>
          <w:b/>
          <w:color w:val="000000"/>
          <w:sz w:val="40"/>
          <w:szCs w:val="40"/>
        </w:rPr>
        <w:t>/LoRaWAN</w:t>
      </w:r>
      <w:r>
        <w:rPr>
          <w:rFonts w:cstheme="majorHAnsi"/>
          <w:b/>
          <w:color w:val="000000"/>
          <w:sz w:val="40"/>
          <w:szCs w:val="40"/>
        </w:rPr>
        <w:t>/</w:t>
      </w:r>
      <w:del w:id="0" w:author="David Taylor" w:date="2020-09-10T21:02:00Z">
        <w:r w:rsidDel="00C32D5D">
          <w:rPr>
            <w:rFonts w:cstheme="majorHAnsi"/>
            <w:b/>
            <w:color w:val="000000"/>
            <w:sz w:val="40"/>
            <w:szCs w:val="40"/>
          </w:rPr>
          <w:delText xml:space="preserve">Arduino </w:delText>
        </w:r>
      </w:del>
      <w:r>
        <w:rPr>
          <w:rFonts w:cstheme="majorHAnsi"/>
          <w:b/>
          <w:color w:val="000000"/>
          <w:sz w:val="40"/>
          <w:szCs w:val="40"/>
        </w:rPr>
        <w:t>Feather</w:t>
      </w:r>
    </w:p>
    <w:p w14:paraId="05D0A75C" w14:textId="77777777" w:rsidR="008A173B" w:rsidRPr="00324902" w:rsidRDefault="008A173B" w:rsidP="00724D93"/>
    <w:p w14:paraId="30B12BCC" w14:textId="77777777" w:rsidR="008A173B" w:rsidRPr="00324902" w:rsidRDefault="008A173B" w:rsidP="00724D93"/>
    <w:p w14:paraId="044930C7" w14:textId="77777777" w:rsidR="008A173B" w:rsidRPr="00324902" w:rsidRDefault="008A173B" w:rsidP="00724D93"/>
    <w:p w14:paraId="06E0FDA4" w14:textId="77777777" w:rsidR="008A173B" w:rsidRPr="00324902" w:rsidRDefault="008A173B" w:rsidP="00724D93"/>
    <w:p w14:paraId="006F2AAA" w14:textId="77777777" w:rsidR="008A173B" w:rsidRPr="00324902" w:rsidRDefault="008A173B" w:rsidP="00724D93"/>
    <w:p w14:paraId="43C46412" w14:textId="77777777" w:rsidR="008A173B" w:rsidRPr="00324902" w:rsidRDefault="008A173B" w:rsidP="00724D93"/>
    <w:p w14:paraId="603FD5BD" w14:textId="77777777" w:rsidR="008A173B" w:rsidRPr="00324902" w:rsidRDefault="008A173B" w:rsidP="00724D93"/>
    <w:p w14:paraId="0BF798BE" w14:textId="77777777" w:rsidR="008A173B" w:rsidRPr="00324902" w:rsidRDefault="008A173B" w:rsidP="00724D93"/>
    <w:p w14:paraId="34AB65C6" w14:textId="77777777" w:rsidR="008A173B" w:rsidRPr="00324902" w:rsidRDefault="008A173B" w:rsidP="00724D93"/>
    <w:p w14:paraId="519B858C" w14:textId="77777777" w:rsidR="008A173B" w:rsidRPr="00324902" w:rsidRDefault="008A173B" w:rsidP="00724D93"/>
    <w:p w14:paraId="565F2878" w14:textId="77777777" w:rsidR="008A173B" w:rsidRPr="00324902" w:rsidRDefault="008A173B" w:rsidP="00724D93"/>
    <w:p w14:paraId="37A8DB79" w14:textId="77777777" w:rsidR="00724D93" w:rsidRPr="00324902" w:rsidRDefault="00724D93" w:rsidP="00724D93">
      <w:pPr>
        <w:rPr>
          <w:iCs/>
        </w:rPr>
      </w:pPr>
    </w:p>
    <w:p w14:paraId="6EB46E04" w14:textId="06767BDC" w:rsidR="002D38B1" w:rsidRPr="00324902" w:rsidRDefault="0033247C" w:rsidP="00724D93">
      <w:pPr>
        <w:rPr>
          <w:sz w:val="24"/>
          <w:szCs w:val="24"/>
        </w:rPr>
      </w:pPr>
      <w:r>
        <w:rPr>
          <w:sz w:val="24"/>
          <w:szCs w:val="24"/>
        </w:rPr>
        <w:t>September</w:t>
      </w:r>
      <w:r w:rsidR="008A173B" w:rsidRPr="00324902">
        <w:rPr>
          <w:sz w:val="24"/>
          <w:szCs w:val="24"/>
        </w:rPr>
        <w:t xml:space="preserve"> 20</w:t>
      </w:r>
      <w:r>
        <w:rPr>
          <w:sz w:val="24"/>
          <w:szCs w:val="24"/>
        </w:rPr>
        <w:t>20</w:t>
      </w:r>
      <w:r w:rsidR="008A173B" w:rsidRPr="00324902">
        <w:rPr>
          <w:sz w:val="24"/>
          <w:szCs w:val="24"/>
        </w:rPr>
        <w:br/>
        <w:t xml:space="preserve">Version </w:t>
      </w:r>
      <w:r>
        <w:rPr>
          <w:sz w:val="24"/>
          <w:szCs w:val="24"/>
        </w:rPr>
        <w:t>0.</w:t>
      </w:r>
      <w:ins w:id="1" w:author="Tristan Stark" w:date="2020-09-17T09:01:00Z">
        <w:r w:rsidR="00B33774">
          <w:rPr>
            <w:sz w:val="24"/>
            <w:szCs w:val="24"/>
          </w:rPr>
          <w:t>1.0</w:t>
        </w:r>
      </w:ins>
      <w:del w:id="2" w:author="Tristan Stark" w:date="2020-09-17T09:01:00Z">
        <w:r w:rsidDel="00B33774">
          <w:rPr>
            <w:sz w:val="24"/>
            <w:szCs w:val="24"/>
          </w:rPr>
          <w:delText>01</w:delText>
        </w:r>
      </w:del>
    </w:p>
    <w:p w14:paraId="1AED7788" w14:textId="36122B55" w:rsidR="002D38B1" w:rsidRPr="00324902" w:rsidDel="00446876" w:rsidRDefault="002D38B1" w:rsidP="00B0242F">
      <w:pPr>
        <w:rPr>
          <w:del w:id="3" w:author="David Taylor" w:date="2020-09-11T16:14:00Z"/>
        </w:rPr>
      </w:pPr>
    </w:p>
    <w:p w14:paraId="2EFA215C" w14:textId="321C8CA1" w:rsidR="005F62E5" w:rsidRPr="00324902" w:rsidDel="00446876" w:rsidRDefault="005F62E5" w:rsidP="00AC60E4">
      <w:pPr>
        <w:rPr>
          <w:del w:id="4" w:author="David Taylor" w:date="2020-09-11T16:14:00Z"/>
          <w:rFonts w:cstheme="majorHAnsi"/>
          <w:b/>
          <w:color w:val="000000"/>
        </w:rPr>
      </w:pPr>
      <w:del w:id="5" w:author="David Taylor" w:date="2020-09-11T16:14:00Z">
        <w:r w:rsidRPr="00324902" w:rsidDel="00446876">
          <w:rPr>
            <w:rFonts w:cstheme="majorHAnsi"/>
            <w:b/>
            <w:color w:val="000000"/>
          </w:rPr>
          <w:delText>DISCLAIMER</w:delText>
        </w:r>
      </w:del>
    </w:p>
    <w:p w14:paraId="1B60ED73" w14:textId="3D4979A3" w:rsidR="005F62E5" w:rsidRPr="00324902" w:rsidDel="00446876" w:rsidRDefault="00DC59E4" w:rsidP="00B0242F">
      <w:pPr>
        <w:rPr>
          <w:del w:id="6" w:author="David Taylor" w:date="2020-09-11T16:14:00Z"/>
        </w:rPr>
      </w:pPr>
      <w:commentRangeStart w:id="7"/>
      <w:del w:id="8" w:author="David Taylor" w:date="2020-09-11T16:14:00Z">
        <w:r w:rsidRPr="00324902" w:rsidDel="00446876">
          <w:delText>Lorem ipsum dolor sit amet, consectetur adipiscing elit. Etiam at porta est, et lobortis sem. Duis imperdiet in nisl sed luctus. Vivamus hendrerit molestie urna, eu viverra velit porttitor sit amet. Donec nec ligula vitae elit venenatis tincidunt. Curabitur in est placerat, lobortis ante sit amet, tincidunt tortor. Duis ligula dui, tincidunt ut aliquam quis, gravida in libero. Nunc vel lacinia turpis. Etiam metus neque, ultricies eget odio eu, mollis ultricies lectus. Vestibulum consectetur turpis eget diam dignissim posuere.</w:delText>
        </w:r>
      </w:del>
    </w:p>
    <w:p w14:paraId="4E338195" w14:textId="221D8E4C" w:rsidR="00AC60E4" w:rsidRPr="00324902" w:rsidDel="00446876" w:rsidRDefault="00AC60E4" w:rsidP="00B0242F">
      <w:pPr>
        <w:rPr>
          <w:del w:id="9" w:author="David Taylor" w:date="2020-09-11T16:14:00Z"/>
        </w:rPr>
      </w:pPr>
      <w:del w:id="10" w:author="David Taylor" w:date="2020-09-11T16:14:00Z">
        <w:r w:rsidRPr="00324902" w:rsidDel="00446876">
          <w:delText>Copyright © 20YY by [Company]</w:delText>
        </w:r>
      </w:del>
    </w:p>
    <w:p w14:paraId="6E3C4791" w14:textId="17147C8D" w:rsidR="00AC60E4" w:rsidRPr="00324902" w:rsidDel="00446876" w:rsidRDefault="00AC60E4" w:rsidP="00B0242F">
      <w:pPr>
        <w:rPr>
          <w:del w:id="11" w:author="David Taylor" w:date="2020-09-11T16:14:00Z"/>
        </w:rPr>
      </w:pPr>
      <w:del w:id="12" w:author="David Taylor" w:date="2020-09-11T16:14:00Z">
        <w:r w:rsidRPr="00324902" w:rsidDel="00446876">
          <w:delText>All rights reserved. No part of this publication may be reproduced, distributed, or transmitted in any form or by any means, including photocopying, recording, or other electronic or mechanical methods, without the prior written permission of the publisher. For permission requests, write to the publisher, addressed “Attention: Permissions Coordinator,” at the address below.</w:delText>
        </w:r>
      </w:del>
    </w:p>
    <w:p w14:paraId="094517F4" w14:textId="425698FD" w:rsidR="00AC60E4" w:rsidRPr="00324902" w:rsidDel="00446876" w:rsidRDefault="00AC60E4" w:rsidP="00B0242F">
      <w:pPr>
        <w:rPr>
          <w:del w:id="13" w:author="David Taylor" w:date="2020-09-11T16:14:00Z"/>
        </w:rPr>
      </w:pPr>
      <w:del w:id="14" w:author="David Taylor" w:date="2020-09-11T16:14:00Z">
        <w:r w:rsidRPr="00324902" w:rsidDel="00446876">
          <w:delText xml:space="preserve">[Company] [Address] </w:delText>
        </w:r>
        <w:r w:rsidRPr="00324902" w:rsidDel="00446876">
          <w:br/>
          <w:delText>[Phone] [Fax] [Website]</w:delText>
        </w:r>
      </w:del>
    </w:p>
    <w:p w14:paraId="75FABB8E" w14:textId="6FEA5BA1" w:rsidR="005F62E5" w:rsidRPr="00324902" w:rsidDel="00446876" w:rsidRDefault="009C3FC3" w:rsidP="00B0242F">
      <w:pPr>
        <w:rPr>
          <w:del w:id="15" w:author="David Taylor" w:date="2020-09-11T16:14:00Z"/>
          <w:b/>
          <w:bCs/>
        </w:rPr>
      </w:pPr>
      <w:del w:id="16" w:author="David Taylor" w:date="2020-09-11T16:14:00Z">
        <w:r w:rsidRPr="00324902" w:rsidDel="00446876">
          <w:rPr>
            <w:b/>
            <w:bCs/>
          </w:rPr>
          <w:delText>TRADEMARKS</w:delText>
        </w:r>
      </w:del>
    </w:p>
    <w:p w14:paraId="324969A1" w14:textId="2F52E3FB" w:rsidR="00AC60E4" w:rsidRPr="00324902" w:rsidDel="00446876" w:rsidRDefault="00DC59E4" w:rsidP="00B0242F">
      <w:pPr>
        <w:rPr>
          <w:del w:id="17" w:author="David Taylor" w:date="2020-09-11T16:14:00Z"/>
        </w:rPr>
      </w:pPr>
      <w:del w:id="18" w:author="David Taylor" w:date="2020-09-11T16:14:00Z">
        <w:r w:rsidRPr="00324902" w:rsidDel="00446876">
          <w:delText>Lorem ipsum dolor sit amet, consectetur adipiscing elit. Etiam at porta est, et lobortis sem. Duis imperdiet in nisl sed luctus. Vivamus hendrerit molestie urna, eu viverra velit porttitor sit amet. Donec nec ligula vitae elit venenatis tincidunt. Curabitur in est placerat, lobortis ante sit amet, tincidunt tortor. Duis ligula dui, tincidunt ut aliquam quis, gravida in libero. Nunc vel lacinia turpis. Etiam metus neque, ultricies eget odio eu, mollis ultricies lectus. Vestibulum consectetur turpis eget diam dignissim posuere.</w:delText>
        </w:r>
        <w:commentRangeEnd w:id="7"/>
        <w:r w:rsidR="0033247C" w:rsidDel="00446876">
          <w:rPr>
            <w:rStyle w:val="CommentReference"/>
          </w:rPr>
          <w:commentReference w:id="7"/>
        </w:r>
      </w:del>
    </w:p>
    <w:p w14:paraId="36892B99" w14:textId="1A00D78C" w:rsidR="002D38B1" w:rsidRPr="00324902" w:rsidDel="00446876" w:rsidRDefault="002D38B1">
      <w:pPr>
        <w:spacing w:after="0" w:line="240" w:lineRule="auto"/>
        <w:rPr>
          <w:del w:id="19" w:author="David Taylor" w:date="2020-09-11T16:14:00Z"/>
          <w:rFonts w:cstheme="majorHAnsi"/>
          <w:color w:val="000000"/>
        </w:rPr>
      </w:pPr>
    </w:p>
    <w:p w14:paraId="5C7403E0" w14:textId="77777777" w:rsidR="00DC59E4" w:rsidRDefault="00DC59E4">
      <w:pPr>
        <w:spacing w:line="240" w:lineRule="auto"/>
        <w:rPr>
          <w:b/>
          <w:sz w:val="32"/>
        </w:rPr>
      </w:pPr>
      <w:r>
        <w:br w:type="page"/>
      </w:r>
    </w:p>
    <w:p w14:paraId="475A62F9" w14:textId="384F7CD0" w:rsidR="002D38B1" w:rsidRPr="00324902" w:rsidRDefault="005B6122" w:rsidP="00B748F5">
      <w:pPr>
        <w:pStyle w:val="Heading"/>
      </w:pPr>
      <w:r w:rsidRPr="00324902">
        <w:lastRenderedPageBreak/>
        <w:t>Document Revisions</w:t>
      </w:r>
    </w:p>
    <w:tbl>
      <w:tblPr>
        <w:tblStyle w:val="Table"/>
        <w:tblpPr w:bottomFromText="220" w:vertAnchor="text" w:tblpY="1"/>
        <w:tblW w:w="9214" w:type="dxa"/>
        <w:tblLook w:val="01E0" w:firstRow="1" w:lastRow="1" w:firstColumn="1" w:lastColumn="1" w:noHBand="0" w:noVBand="0"/>
      </w:tblPr>
      <w:tblGrid>
        <w:gridCol w:w="1418"/>
        <w:gridCol w:w="2126"/>
        <w:gridCol w:w="5670"/>
      </w:tblGrid>
      <w:tr w:rsidR="002F68BA" w:rsidRPr="00324902" w14:paraId="1ADBC39F" w14:textId="1042A063" w:rsidTr="0046651E">
        <w:trPr>
          <w:cnfStyle w:val="100000000000" w:firstRow="1" w:lastRow="0" w:firstColumn="0" w:lastColumn="0" w:oddVBand="0" w:evenVBand="0" w:oddHBand="0" w:evenHBand="0" w:firstRowFirstColumn="0" w:firstRowLastColumn="0" w:lastRowFirstColumn="0" w:lastRowLastColumn="0"/>
        </w:trPr>
        <w:tc>
          <w:tcPr>
            <w:tcW w:w="1418" w:type="dxa"/>
          </w:tcPr>
          <w:p w14:paraId="48FADCA1" w14:textId="734D7931" w:rsidR="002F68BA" w:rsidRPr="00324902" w:rsidRDefault="00FF2C52" w:rsidP="0046651E">
            <w:r w:rsidRPr="00324902">
              <w:t>Date</w:t>
            </w:r>
          </w:p>
        </w:tc>
        <w:tc>
          <w:tcPr>
            <w:tcW w:w="2126" w:type="dxa"/>
          </w:tcPr>
          <w:p w14:paraId="5AEEEBDF" w14:textId="1E78E0CB" w:rsidR="002F68BA" w:rsidRPr="00324902" w:rsidRDefault="00FF2C52" w:rsidP="0046651E">
            <w:r w:rsidRPr="00324902">
              <w:t>Version Number</w:t>
            </w:r>
          </w:p>
        </w:tc>
        <w:tc>
          <w:tcPr>
            <w:tcW w:w="5670" w:type="dxa"/>
          </w:tcPr>
          <w:p w14:paraId="670FA10C" w14:textId="7272CCEC" w:rsidR="002F68BA" w:rsidRPr="00324902" w:rsidRDefault="00FF2C52" w:rsidP="0046651E">
            <w:r w:rsidRPr="00324902">
              <w:t>Document Changes</w:t>
            </w:r>
          </w:p>
        </w:tc>
      </w:tr>
      <w:tr w:rsidR="002F68BA" w:rsidRPr="00324902" w14:paraId="2F8C94E8" w14:textId="5DA23435" w:rsidTr="0046651E">
        <w:tc>
          <w:tcPr>
            <w:tcW w:w="1418" w:type="dxa"/>
          </w:tcPr>
          <w:p w14:paraId="7BEC7D08" w14:textId="65EFE856" w:rsidR="002F68BA" w:rsidRPr="00324902" w:rsidRDefault="007E6AEE" w:rsidP="0046651E">
            <w:ins w:id="20" w:author="David Taylor" w:date="2020-10-09T09:52:00Z">
              <w:r>
                <w:t xml:space="preserve">17 </w:t>
              </w:r>
            </w:ins>
            <w:r w:rsidR="0033247C">
              <w:t>Sept 2020</w:t>
            </w:r>
          </w:p>
        </w:tc>
        <w:tc>
          <w:tcPr>
            <w:tcW w:w="2126" w:type="dxa"/>
          </w:tcPr>
          <w:p w14:paraId="3A8586AE" w14:textId="74F3F350" w:rsidR="002F68BA" w:rsidRPr="00324902" w:rsidRDefault="0033247C" w:rsidP="0046651E">
            <w:r>
              <w:t>0.1</w:t>
            </w:r>
          </w:p>
        </w:tc>
        <w:tc>
          <w:tcPr>
            <w:tcW w:w="5670" w:type="dxa"/>
          </w:tcPr>
          <w:p w14:paraId="32B9AFD8" w14:textId="7194229C" w:rsidR="002F68BA" w:rsidRPr="00324902" w:rsidRDefault="00FF2C52" w:rsidP="0046651E">
            <w:r w:rsidRPr="00324902">
              <w:t>Initial draft</w:t>
            </w:r>
          </w:p>
        </w:tc>
      </w:tr>
      <w:tr w:rsidR="002F68BA" w:rsidRPr="00324902" w14:paraId="7653BA39" w14:textId="189BBC1A" w:rsidTr="0046651E">
        <w:tc>
          <w:tcPr>
            <w:tcW w:w="1418" w:type="dxa"/>
          </w:tcPr>
          <w:p w14:paraId="3F395E00" w14:textId="08E57CB9" w:rsidR="002F68BA" w:rsidRPr="00324902" w:rsidRDefault="007E6AEE" w:rsidP="0046651E">
            <w:ins w:id="21" w:author="David Taylor" w:date="2020-10-09T09:52:00Z">
              <w:r>
                <w:t>9 Oct 2020</w:t>
              </w:r>
            </w:ins>
          </w:p>
        </w:tc>
        <w:tc>
          <w:tcPr>
            <w:tcW w:w="2126" w:type="dxa"/>
          </w:tcPr>
          <w:p w14:paraId="16D7F80D" w14:textId="5839B2D8" w:rsidR="002F68BA" w:rsidRPr="00324902" w:rsidRDefault="007E6AEE" w:rsidP="0046651E">
            <w:ins w:id="22" w:author="David Taylor" w:date="2020-10-09T09:52:00Z">
              <w:r>
                <w:t>0.2</w:t>
              </w:r>
            </w:ins>
          </w:p>
        </w:tc>
        <w:tc>
          <w:tcPr>
            <w:tcW w:w="5670" w:type="dxa"/>
          </w:tcPr>
          <w:p w14:paraId="298BE1A0" w14:textId="1405FCD2" w:rsidR="002F68BA" w:rsidRPr="00324902" w:rsidRDefault="007E6AEE" w:rsidP="0046651E">
            <w:ins w:id="23" w:author="David Taylor" w:date="2020-10-09T09:53:00Z">
              <w:r>
                <w:t>Updated troubleshooting section.</w:t>
              </w:r>
            </w:ins>
          </w:p>
        </w:tc>
      </w:tr>
      <w:tr w:rsidR="002F68BA" w:rsidRPr="00324902" w14:paraId="0BA70FB9" w14:textId="765B8918" w:rsidTr="0046651E">
        <w:tc>
          <w:tcPr>
            <w:tcW w:w="1418" w:type="dxa"/>
          </w:tcPr>
          <w:p w14:paraId="051C230F" w14:textId="77777777" w:rsidR="002F68BA" w:rsidRPr="00324902" w:rsidRDefault="002F68BA" w:rsidP="0046651E"/>
        </w:tc>
        <w:tc>
          <w:tcPr>
            <w:tcW w:w="2126" w:type="dxa"/>
          </w:tcPr>
          <w:p w14:paraId="23799DCA" w14:textId="77777777" w:rsidR="002F68BA" w:rsidRPr="00324902" w:rsidRDefault="002F68BA" w:rsidP="0046651E"/>
        </w:tc>
        <w:tc>
          <w:tcPr>
            <w:tcW w:w="5670" w:type="dxa"/>
          </w:tcPr>
          <w:p w14:paraId="30A752FC" w14:textId="77777777" w:rsidR="002F68BA" w:rsidRPr="00324902" w:rsidRDefault="002F68BA" w:rsidP="0046651E"/>
        </w:tc>
      </w:tr>
      <w:tr w:rsidR="002F68BA" w:rsidRPr="00324902" w14:paraId="445E1A69" w14:textId="1E274B5D" w:rsidTr="0046651E">
        <w:tc>
          <w:tcPr>
            <w:tcW w:w="1418" w:type="dxa"/>
          </w:tcPr>
          <w:p w14:paraId="2312EEAC" w14:textId="77777777" w:rsidR="002F68BA" w:rsidRPr="00324902" w:rsidRDefault="002F68BA" w:rsidP="0046651E"/>
        </w:tc>
        <w:tc>
          <w:tcPr>
            <w:tcW w:w="2126" w:type="dxa"/>
          </w:tcPr>
          <w:p w14:paraId="285AF462" w14:textId="77777777" w:rsidR="002F68BA" w:rsidRPr="00324902" w:rsidRDefault="002F68BA" w:rsidP="0046651E"/>
        </w:tc>
        <w:tc>
          <w:tcPr>
            <w:tcW w:w="5670" w:type="dxa"/>
          </w:tcPr>
          <w:p w14:paraId="64830301" w14:textId="77777777" w:rsidR="002F68BA" w:rsidRPr="00324902" w:rsidRDefault="002F68BA" w:rsidP="0046651E"/>
        </w:tc>
      </w:tr>
    </w:tbl>
    <w:p w14:paraId="7704C7BF" w14:textId="5A191A37" w:rsidR="00DF06AC" w:rsidRPr="00324902" w:rsidDel="002B701F" w:rsidRDefault="00DF06AC" w:rsidP="00B748F5">
      <w:pPr>
        <w:pStyle w:val="Heading"/>
        <w:rPr>
          <w:del w:id="24" w:author="Ben Sefton" w:date="2020-11-02T10:43:00Z"/>
        </w:rPr>
      </w:pPr>
      <w:commentRangeStart w:id="25"/>
      <w:commentRangeStart w:id="26"/>
      <w:del w:id="27" w:author="Ben Sefton" w:date="2020-11-02T10:43:00Z">
        <w:r w:rsidRPr="00324902" w:rsidDel="002B701F">
          <w:delText>Approvals</w:delText>
        </w:r>
        <w:commentRangeEnd w:id="25"/>
        <w:r w:rsidR="00446876" w:rsidDel="002B701F">
          <w:rPr>
            <w:rStyle w:val="CommentReference"/>
            <w:b w:val="0"/>
          </w:rPr>
          <w:commentReference w:id="25"/>
        </w:r>
        <w:commentRangeEnd w:id="26"/>
        <w:r w:rsidR="00B25076" w:rsidDel="002B701F">
          <w:rPr>
            <w:rStyle w:val="CommentReference"/>
            <w:b w:val="0"/>
          </w:rPr>
          <w:commentReference w:id="26"/>
        </w:r>
      </w:del>
    </w:p>
    <w:p w14:paraId="0D6FE9FE" w14:textId="4323810D" w:rsidR="00DF06AC" w:rsidRPr="00324902" w:rsidDel="002B701F" w:rsidRDefault="00DF06AC" w:rsidP="00B0242F">
      <w:pPr>
        <w:rPr>
          <w:del w:id="28" w:author="Ben Sefton" w:date="2020-11-02T10:43:00Z"/>
        </w:rPr>
      </w:pPr>
      <w:del w:id="29" w:author="Ben Sefton" w:date="2020-11-02T10:43:00Z">
        <w:r w:rsidRPr="00324902" w:rsidDel="002B701F">
          <w:delText xml:space="preserve">This document requires following approvals: </w:delText>
        </w:r>
      </w:del>
    </w:p>
    <w:tbl>
      <w:tblPr>
        <w:tblStyle w:val="Table"/>
        <w:tblpPr w:bottomFromText="221" w:vertAnchor="text" w:tblpY="1"/>
        <w:tblOverlap w:val="never"/>
        <w:tblW w:w="9525" w:type="dxa"/>
        <w:tblLook w:val="01E0" w:firstRow="1" w:lastRow="1" w:firstColumn="1" w:lastColumn="1" w:noHBand="0" w:noVBand="0"/>
      </w:tblPr>
      <w:tblGrid>
        <w:gridCol w:w="3660"/>
        <w:gridCol w:w="5865"/>
      </w:tblGrid>
      <w:tr w:rsidR="0071272E" w:rsidRPr="00324902" w:rsidDel="002B701F" w14:paraId="133EEFD7" w14:textId="7D329496" w:rsidTr="00191887">
        <w:trPr>
          <w:cnfStyle w:val="100000000000" w:firstRow="1" w:lastRow="0" w:firstColumn="0" w:lastColumn="0" w:oddVBand="0" w:evenVBand="0" w:oddHBand="0" w:evenHBand="0" w:firstRowFirstColumn="0" w:firstRowLastColumn="0" w:lastRowFirstColumn="0" w:lastRowLastColumn="0"/>
          <w:del w:id="30" w:author="Ben Sefton" w:date="2020-11-02T10:43:00Z"/>
        </w:trPr>
        <w:tc>
          <w:tcPr>
            <w:tcW w:w="3660" w:type="dxa"/>
          </w:tcPr>
          <w:p w14:paraId="328D190A" w14:textId="4D1034AF" w:rsidR="0071272E" w:rsidRPr="00324902" w:rsidDel="002B701F" w:rsidRDefault="0071272E" w:rsidP="00191887">
            <w:pPr>
              <w:rPr>
                <w:del w:id="31" w:author="Ben Sefton" w:date="2020-11-02T10:43:00Z"/>
              </w:rPr>
            </w:pPr>
            <w:del w:id="32" w:author="Ben Sefton" w:date="2020-11-02T10:43:00Z">
              <w:r w:rsidRPr="00324902" w:rsidDel="002B701F">
                <w:delText>Name</w:delText>
              </w:r>
            </w:del>
          </w:p>
        </w:tc>
        <w:tc>
          <w:tcPr>
            <w:tcW w:w="5865" w:type="dxa"/>
          </w:tcPr>
          <w:p w14:paraId="6A066ADF" w14:textId="097F8C35" w:rsidR="0071272E" w:rsidRPr="00324902" w:rsidDel="002B701F" w:rsidRDefault="0071272E" w:rsidP="00191887">
            <w:pPr>
              <w:rPr>
                <w:del w:id="33" w:author="Ben Sefton" w:date="2020-11-02T10:43:00Z"/>
              </w:rPr>
            </w:pPr>
            <w:del w:id="34" w:author="Ben Sefton" w:date="2020-11-02T10:43:00Z">
              <w:r w:rsidRPr="00324902" w:rsidDel="002B701F">
                <w:delText>Title</w:delText>
              </w:r>
            </w:del>
          </w:p>
        </w:tc>
      </w:tr>
      <w:tr w:rsidR="0071272E" w:rsidRPr="00324902" w:rsidDel="002B701F" w14:paraId="6B7ECCC5" w14:textId="6F05E605" w:rsidTr="00191887">
        <w:trPr>
          <w:del w:id="35" w:author="Ben Sefton" w:date="2020-11-02T10:43:00Z"/>
        </w:trPr>
        <w:tc>
          <w:tcPr>
            <w:tcW w:w="3660" w:type="dxa"/>
          </w:tcPr>
          <w:p w14:paraId="7083C420" w14:textId="48606829" w:rsidR="0071272E" w:rsidRPr="00324902" w:rsidDel="002B701F" w:rsidRDefault="0033247C" w:rsidP="00191887">
            <w:pPr>
              <w:rPr>
                <w:del w:id="36" w:author="Ben Sefton" w:date="2020-11-02T10:43:00Z"/>
              </w:rPr>
            </w:pPr>
            <w:del w:id="37" w:author="Ben Sefton" w:date="2020-11-02T10:43:00Z">
              <w:r w:rsidDel="002B701F">
                <w:delText>Ben de Haan</w:delText>
              </w:r>
            </w:del>
          </w:p>
        </w:tc>
        <w:tc>
          <w:tcPr>
            <w:tcW w:w="5865" w:type="dxa"/>
          </w:tcPr>
          <w:p w14:paraId="0A07E23C" w14:textId="5906A572" w:rsidR="0071272E" w:rsidRPr="00324902" w:rsidDel="002B701F" w:rsidRDefault="0033247C" w:rsidP="00191887">
            <w:pPr>
              <w:rPr>
                <w:del w:id="38" w:author="Ben Sefton" w:date="2020-11-02T10:43:00Z"/>
              </w:rPr>
            </w:pPr>
            <w:del w:id="39" w:author="Ben Sefton" w:date="2020-11-02T10:43:00Z">
              <w:r w:rsidDel="002B701F">
                <w:delText>DPI Project Sponsor</w:delText>
              </w:r>
            </w:del>
          </w:p>
        </w:tc>
      </w:tr>
      <w:tr w:rsidR="0071272E" w:rsidRPr="00324902" w:rsidDel="002B701F" w14:paraId="1323E7D8" w14:textId="2DB8BD41" w:rsidTr="00191887">
        <w:trPr>
          <w:del w:id="40" w:author="Ben Sefton" w:date="2020-11-02T10:43:00Z"/>
        </w:trPr>
        <w:tc>
          <w:tcPr>
            <w:tcW w:w="3660" w:type="dxa"/>
          </w:tcPr>
          <w:p w14:paraId="7A828B83" w14:textId="18AE7691" w:rsidR="0071272E" w:rsidRPr="00324902" w:rsidDel="002B701F" w:rsidRDefault="0033247C" w:rsidP="00191887">
            <w:pPr>
              <w:rPr>
                <w:del w:id="41" w:author="Ben Sefton" w:date="2020-11-02T10:43:00Z"/>
              </w:rPr>
            </w:pPr>
            <w:del w:id="42" w:author="Ben Sefton" w:date="2020-11-02T10:43:00Z">
              <w:r w:rsidDel="002B701F">
                <w:delText>Ben Sefton</w:delText>
              </w:r>
            </w:del>
          </w:p>
        </w:tc>
        <w:tc>
          <w:tcPr>
            <w:tcW w:w="5865" w:type="dxa"/>
          </w:tcPr>
          <w:p w14:paraId="7D2F1ACB" w14:textId="4EA1BC11" w:rsidR="0071272E" w:rsidRPr="00324902" w:rsidDel="002B701F" w:rsidRDefault="0033247C" w:rsidP="00191887">
            <w:pPr>
              <w:rPr>
                <w:del w:id="43" w:author="Ben Sefton" w:date="2020-11-02T10:43:00Z"/>
              </w:rPr>
            </w:pPr>
            <w:del w:id="44" w:author="Ben Sefton" w:date="2020-11-02T10:43:00Z">
              <w:r w:rsidDel="002B701F">
                <w:delText>DPI Project Sponsor</w:delText>
              </w:r>
            </w:del>
          </w:p>
        </w:tc>
      </w:tr>
      <w:tr w:rsidR="0071272E" w:rsidRPr="00324902" w:rsidDel="002B701F" w14:paraId="302F2E01" w14:textId="7DBC41CD" w:rsidTr="00191887">
        <w:trPr>
          <w:del w:id="45" w:author="Ben Sefton" w:date="2020-11-02T10:43:00Z"/>
        </w:trPr>
        <w:tc>
          <w:tcPr>
            <w:tcW w:w="3660" w:type="dxa"/>
          </w:tcPr>
          <w:p w14:paraId="6381F3F4" w14:textId="1983519E" w:rsidR="0071272E" w:rsidRPr="00324902" w:rsidDel="002B701F" w:rsidRDefault="0033247C" w:rsidP="00191887">
            <w:pPr>
              <w:rPr>
                <w:del w:id="46" w:author="Ben Sefton" w:date="2020-11-02T10:43:00Z"/>
              </w:rPr>
            </w:pPr>
            <w:del w:id="47" w:author="Ben Sefton" w:date="2020-11-02T10:43:00Z">
              <w:r w:rsidDel="002B701F">
                <w:delText>Allen Benter</w:delText>
              </w:r>
            </w:del>
          </w:p>
        </w:tc>
        <w:tc>
          <w:tcPr>
            <w:tcW w:w="5865" w:type="dxa"/>
          </w:tcPr>
          <w:p w14:paraId="0B78B11C" w14:textId="42B6E6AD" w:rsidR="0071272E" w:rsidRPr="00324902" w:rsidDel="002B701F" w:rsidRDefault="0033247C" w:rsidP="00191887">
            <w:pPr>
              <w:rPr>
                <w:del w:id="48" w:author="Ben Sefton" w:date="2020-11-02T10:43:00Z"/>
              </w:rPr>
            </w:pPr>
            <w:del w:id="49" w:author="Ben Sefton" w:date="2020-11-02T10:43:00Z">
              <w:r w:rsidDel="002B701F">
                <w:delText>DPI Project Sponsor</w:delText>
              </w:r>
            </w:del>
          </w:p>
        </w:tc>
      </w:tr>
      <w:tr w:rsidR="0071272E" w:rsidRPr="00324902" w:rsidDel="002B701F" w14:paraId="61017C45" w14:textId="14765FED" w:rsidTr="00191887">
        <w:trPr>
          <w:del w:id="50" w:author="Ben Sefton" w:date="2020-11-02T10:43:00Z"/>
        </w:trPr>
        <w:tc>
          <w:tcPr>
            <w:tcW w:w="3660" w:type="dxa"/>
          </w:tcPr>
          <w:p w14:paraId="1D04A3FF" w14:textId="2B38BEC4" w:rsidR="0071272E" w:rsidRPr="00324902" w:rsidDel="002B701F" w:rsidRDefault="003977A3" w:rsidP="00191887">
            <w:pPr>
              <w:rPr>
                <w:del w:id="51" w:author="Ben Sefton" w:date="2020-11-02T10:43:00Z"/>
              </w:rPr>
            </w:pPr>
            <w:del w:id="52" w:author="Ben Sefton" w:date="2020-11-02T10:43:00Z">
              <w:r w:rsidDel="002B701F">
                <w:delText>Dr Jim Tulip</w:delText>
              </w:r>
            </w:del>
          </w:p>
        </w:tc>
        <w:tc>
          <w:tcPr>
            <w:tcW w:w="5865" w:type="dxa"/>
          </w:tcPr>
          <w:p w14:paraId="561439FD" w14:textId="5161152E" w:rsidR="0071272E" w:rsidRPr="00324902" w:rsidDel="002B701F" w:rsidRDefault="003977A3" w:rsidP="00191887">
            <w:pPr>
              <w:rPr>
                <w:del w:id="53" w:author="Ben Sefton" w:date="2020-11-02T10:43:00Z"/>
              </w:rPr>
            </w:pPr>
            <w:del w:id="54" w:author="Ben Sefton" w:date="2020-11-02T10:43:00Z">
              <w:r w:rsidDel="002B701F">
                <w:delText>CSU Supervisor</w:delText>
              </w:r>
            </w:del>
          </w:p>
        </w:tc>
      </w:tr>
    </w:tbl>
    <w:p w14:paraId="5C2EC2A5" w14:textId="6D2ED0C6" w:rsidR="00DF06AC" w:rsidRPr="00324902" w:rsidDel="00B25076" w:rsidRDefault="00DF06AC" w:rsidP="00B748F5">
      <w:pPr>
        <w:pStyle w:val="Heading"/>
        <w:rPr>
          <w:del w:id="55" w:author="Tristan Stark" w:date="2020-09-17T08:57:00Z"/>
        </w:rPr>
      </w:pPr>
      <w:del w:id="56" w:author="Tristan Stark" w:date="2020-09-17T08:57:00Z">
        <w:r w:rsidRPr="00324902" w:rsidDel="00B25076">
          <w:delText>Distribution</w:delText>
        </w:r>
      </w:del>
    </w:p>
    <w:p w14:paraId="08EE1248" w14:textId="49154E8B" w:rsidR="00DF06AC" w:rsidRPr="00324902" w:rsidDel="00B25076" w:rsidRDefault="00DF06AC" w:rsidP="00B0242F">
      <w:pPr>
        <w:rPr>
          <w:del w:id="57" w:author="Tristan Stark" w:date="2020-09-17T08:57:00Z"/>
        </w:rPr>
      </w:pPr>
      <w:del w:id="58" w:author="Tristan Stark" w:date="2020-09-17T08:57:00Z">
        <w:r w:rsidRPr="00324902" w:rsidDel="00B25076">
          <w:delText>This document has been distributed to:</w:delText>
        </w:r>
      </w:del>
    </w:p>
    <w:tbl>
      <w:tblPr>
        <w:tblStyle w:val="Table"/>
        <w:tblW w:w="9525" w:type="dxa"/>
        <w:tblLook w:val="01E0" w:firstRow="1" w:lastRow="1" w:firstColumn="1" w:lastColumn="1" w:noHBand="0" w:noVBand="0"/>
      </w:tblPr>
      <w:tblGrid>
        <w:gridCol w:w="3660"/>
        <w:gridCol w:w="5865"/>
      </w:tblGrid>
      <w:tr w:rsidR="0071272E" w:rsidRPr="00324902" w:rsidDel="00B25076" w14:paraId="7697287E" w14:textId="7F45F51D" w:rsidTr="00304F87">
        <w:trPr>
          <w:del w:id="59" w:author="Tristan Stark" w:date="2020-09-17T08:57:00Z"/>
        </w:trPr>
        <w:tc>
          <w:tcPr>
            <w:tcW w:w="3660" w:type="dxa"/>
          </w:tcPr>
          <w:p w14:paraId="647B1FE7" w14:textId="448E4802" w:rsidR="0071272E" w:rsidRPr="00324902" w:rsidDel="00B25076" w:rsidRDefault="0071272E" w:rsidP="00304F87">
            <w:pPr>
              <w:cnfStyle w:val="100000000000" w:firstRow="1" w:lastRow="0" w:firstColumn="0" w:lastColumn="0" w:oddVBand="0" w:evenVBand="0" w:oddHBand="0" w:evenHBand="0" w:firstRowFirstColumn="0" w:firstRowLastColumn="0" w:lastRowFirstColumn="0" w:lastRowLastColumn="0"/>
              <w:rPr>
                <w:del w:id="60" w:author="Tristan Stark" w:date="2020-09-17T08:57:00Z"/>
              </w:rPr>
            </w:pPr>
            <w:del w:id="61" w:author="Tristan Stark" w:date="2020-09-17T08:57:00Z">
              <w:r w:rsidRPr="00324902" w:rsidDel="00B25076">
                <w:delText>Name</w:delText>
              </w:r>
            </w:del>
          </w:p>
        </w:tc>
        <w:tc>
          <w:tcPr>
            <w:tcW w:w="5865" w:type="dxa"/>
          </w:tcPr>
          <w:p w14:paraId="6283D534" w14:textId="5A1F567E" w:rsidR="0071272E" w:rsidRPr="00324902" w:rsidDel="00B25076" w:rsidRDefault="0071272E" w:rsidP="00304F87">
            <w:pPr>
              <w:cnfStyle w:val="100000000000" w:firstRow="1" w:lastRow="0" w:firstColumn="0" w:lastColumn="0" w:oddVBand="0" w:evenVBand="0" w:oddHBand="0" w:evenHBand="0" w:firstRowFirstColumn="0" w:firstRowLastColumn="0" w:lastRowFirstColumn="0" w:lastRowLastColumn="0"/>
              <w:rPr>
                <w:del w:id="62" w:author="Tristan Stark" w:date="2020-09-17T08:57:00Z"/>
              </w:rPr>
            </w:pPr>
            <w:del w:id="63" w:author="Tristan Stark" w:date="2020-09-17T08:57:00Z">
              <w:r w:rsidRPr="00324902" w:rsidDel="00B25076">
                <w:delText>Title</w:delText>
              </w:r>
            </w:del>
          </w:p>
        </w:tc>
      </w:tr>
      <w:tr w:rsidR="0071272E" w:rsidRPr="00324902" w:rsidDel="00B25076" w14:paraId="1B128E14" w14:textId="5017B73E" w:rsidTr="00304F87">
        <w:trPr>
          <w:del w:id="64" w:author="Tristan Stark" w:date="2020-09-17T08:57:00Z"/>
        </w:trPr>
        <w:tc>
          <w:tcPr>
            <w:tcW w:w="3660" w:type="dxa"/>
          </w:tcPr>
          <w:p w14:paraId="1FF96C9A" w14:textId="39D95578" w:rsidR="0071272E" w:rsidRPr="00324902" w:rsidDel="00B25076" w:rsidRDefault="0071272E" w:rsidP="00304F87">
            <w:pPr>
              <w:rPr>
                <w:del w:id="65" w:author="Tristan Stark" w:date="2020-09-17T08:57:00Z"/>
              </w:rPr>
            </w:pPr>
          </w:p>
        </w:tc>
        <w:tc>
          <w:tcPr>
            <w:tcW w:w="5865" w:type="dxa"/>
          </w:tcPr>
          <w:p w14:paraId="3EC8091E" w14:textId="61B0A0DA" w:rsidR="0071272E" w:rsidRPr="00324902" w:rsidDel="00B25076" w:rsidRDefault="0071272E" w:rsidP="00304F87">
            <w:pPr>
              <w:rPr>
                <w:del w:id="66" w:author="Tristan Stark" w:date="2020-09-17T08:57:00Z"/>
              </w:rPr>
            </w:pPr>
          </w:p>
        </w:tc>
      </w:tr>
      <w:tr w:rsidR="0071272E" w:rsidRPr="00324902" w:rsidDel="00B25076" w14:paraId="163F7DEB" w14:textId="736D9E0C" w:rsidTr="00304F87">
        <w:trPr>
          <w:del w:id="67" w:author="Tristan Stark" w:date="2020-09-17T08:57:00Z"/>
        </w:trPr>
        <w:tc>
          <w:tcPr>
            <w:tcW w:w="3660" w:type="dxa"/>
          </w:tcPr>
          <w:p w14:paraId="31E1685D" w14:textId="38DD9C84" w:rsidR="0071272E" w:rsidRPr="00324902" w:rsidDel="00B25076" w:rsidRDefault="0071272E" w:rsidP="00304F87">
            <w:pPr>
              <w:rPr>
                <w:del w:id="68" w:author="Tristan Stark" w:date="2020-09-17T08:57:00Z"/>
              </w:rPr>
            </w:pPr>
          </w:p>
        </w:tc>
        <w:tc>
          <w:tcPr>
            <w:tcW w:w="5865" w:type="dxa"/>
          </w:tcPr>
          <w:p w14:paraId="2F6D7C1F" w14:textId="28CA4960" w:rsidR="0071272E" w:rsidRPr="00324902" w:rsidDel="00B25076" w:rsidRDefault="0071272E" w:rsidP="00304F87">
            <w:pPr>
              <w:rPr>
                <w:del w:id="69" w:author="Tristan Stark" w:date="2020-09-17T08:57:00Z"/>
              </w:rPr>
            </w:pPr>
          </w:p>
        </w:tc>
      </w:tr>
      <w:tr w:rsidR="0071272E" w:rsidRPr="00324902" w:rsidDel="00B25076" w14:paraId="040E1F6D" w14:textId="729E9B65" w:rsidTr="00304F87">
        <w:trPr>
          <w:del w:id="70" w:author="Tristan Stark" w:date="2020-09-17T08:57:00Z"/>
        </w:trPr>
        <w:tc>
          <w:tcPr>
            <w:tcW w:w="3660" w:type="dxa"/>
          </w:tcPr>
          <w:p w14:paraId="1CCE4CE2" w14:textId="4F5518B6" w:rsidR="0071272E" w:rsidRPr="00324902" w:rsidDel="00B25076" w:rsidRDefault="0071272E" w:rsidP="00304F87">
            <w:pPr>
              <w:rPr>
                <w:del w:id="71" w:author="Tristan Stark" w:date="2020-09-17T08:57:00Z"/>
              </w:rPr>
            </w:pPr>
          </w:p>
        </w:tc>
        <w:tc>
          <w:tcPr>
            <w:tcW w:w="5865" w:type="dxa"/>
          </w:tcPr>
          <w:p w14:paraId="31682988" w14:textId="0EA1DCC1" w:rsidR="0071272E" w:rsidRPr="00324902" w:rsidDel="00B25076" w:rsidRDefault="0071272E" w:rsidP="00304F87">
            <w:pPr>
              <w:rPr>
                <w:del w:id="72" w:author="Tristan Stark" w:date="2020-09-17T08:57:00Z"/>
              </w:rPr>
            </w:pPr>
          </w:p>
        </w:tc>
      </w:tr>
      <w:tr w:rsidR="0071272E" w:rsidRPr="00324902" w:rsidDel="00B25076" w14:paraId="574AA299" w14:textId="49B1E834" w:rsidTr="00304F87">
        <w:trPr>
          <w:del w:id="73" w:author="Tristan Stark" w:date="2020-09-17T08:57:00Z"/>
        </w:trPr>
        <w:tc>
          <w:tcPr>
            <w:tcW w:w="3660" w:type="dxa"/>
          </w:tcPr>
          <w:p w14:paraId="2CD843FC" w14:textId="49BC763D" w:rsidR="0071272E" w:rsidRPr="00324902" w:rsidDel="00B25076" w:rsidRDefault="0071272E" w:rsidP="00304F87">
            <w:pPr>
              <w:rPr>
                <w:del w:id="74" w:author="Tristan Stark" w:date="2020-09-17T08:57:00Z"/>
              </w:rPr>
            </w:pPr>
          </w:p>
        </w:tc>
        <w:tc>
          <w:tcPr>
            <w:tcW w:w="5865" w:type="dxa"/>
          </w:tcPr>
          <w:p w14:paraId="7FB4D48A" w14:textId="5E10E870" w:rsidR="0071272E" w:rsidRPr="00324902" w:rsidDel="00B25076" w:rsidRDefault="0071272E" w:rsidP="00304F87">
            <w:pPr>
              <w:rPr>
                <w:del w:id="75" w:author="Tristan Stark" w:date="2020-09-17T08:57:00Z"/>
              </w:rPr>
            </w:pPr>
          </w:p>
        </w:tc>
      </w:tr>
    </w:tbl>
    <w:p w14:paraId="7023A810" w14:textId="77777777" w:rsidR="002D38B1" w:rsidRPr="00324902" w:rsidRDefault="005B6122" w:rsidP="002D38B1">
      <w:pPr>
        <w:rPr>
          <w:rFonts w:cstheme="majorHAnsi"/>
          <w:color w:val="000000"/>
          <w:sz w:val="24"/>
        </w:rPr>
      </w:pPr>
      <w:r w:rsidRPr="00324902">
        <w:rPr>
          <w:color w:val="000000"/>
        </w:rPr>
        <w:br w:type="page"/>
      </w:r>
    </w:p>
    <w:p w14:paraId="22F36ED7" w14:textId="77777777" w:rsidR="002D38B1" w:rsidRPr="00324902" w:rsidRDefault="002D38B1" w:rsidP="002D38B1">
      <w:pPr>
        <w:rPr>
          <w:rFonts w:cstheme="majorHAnsi"/>
          <w:color w:val="000000"/>
        </w:rPr>
      </w:pPr>
    </w:p>
    <w:p w14:paraId="6FEFFFDA" w14:textId="77777777" w:rsidR="002D38B1" w:rsidRPr="00324902" w:rsidRDefault="005B6122" w:rsidP="00B748F5">
      <w:pPr>
        <w:pStyle w:val="Heading"/>
      </w:pPr>
      <w:r w:rsidRPr="00324902">
        <w:t>Table of Contents</w:t>
      </w:r>
    </w:p>
    <w:p w14:paraId="78E3FB82" w14:textId="56F6ACEA" w:rsidR="009B1518" w:rsidDel="005B1FD4" w:rsidRDefault="005B6122">
      <w:pPr>
        <w:pStyle w:val="TOC1"/>
        <w:rPr>
          <w:del w:id="76" w:author="David Taylor" w:date="2020-09-11T15:01:00Z"/>
          <w:rFonts w:asciiTheme="minorHAnsi" w:eastAsiaTheme="minorEastAsia" w:hAnsiTheme="minorHAnsi" w:cstheme="minorBidi"/>
          <w:noProof/>
          <w:szCs w:val="22"/>
          <w:lang w:val="en-AU" w:eastAsia="en-AU"/>
        </w:rPr>
      </w:pPr>
      <w:del w:id="77" w:author="David Taylor" w:date="2020-09-11T16:09:00Z">
        <w:r w:rsidRPr="00324902" w:rsidDel="00424BB9">
          <w:rPr>
            <w:rFonts w:cstheme="majorHAnsi"/>
            <w:b w:val="0"/>
            <w:bCs w:val="0"/>
            <w:caps w:val="0"/>
            <w:noProof/>
            <w:color w:val="000000"/>
            <w:u w:val="single"/>
          </w:rPr>
          <w:fldChar w:fldCharType="begin"/>
        </w:r>
        <w:r w:rsidRPr="00324902" w:rsidDel="00424BB9">
          <w:rPr>
            <w:rFonts w:cstheme="majorHAnsi"/>
            <w:color w:val="000000"/>
          </w:rPr>
          <w:delInstrText xml:space="preserve"> TOC \o "1-3" \t "Heading 7,2" </w:delInstrText>
        </w:r>
        <w:r w:rsidRPr="00324902" w:rsidDel="00424BB9">
          <w:rPr>
            <w:rFonts w:cstheme="majorHAnsi"/>
            <w:b w:val="0"/>
            <w:bCs w:val="0"/>
            <w:caps w:val="0"/>
            <w:noProof/>
            <w:color w:val="000000"/>
            <w:u w:val="single"/>
          </w:rPr>
          <w:fldChar w:fldCharType="separate"/>
        </w:r>
      </w:del>
      <w:del w:id="78" w:author="David Taylor" w:date="2020-09-11T15:01:00Z">
        <w:r w:rsidR="009B1518" w:rsidDel="005B1FD4">
          <w:rPr>
            <w:noProof/>
          </w:rPr>
          <w:delText>1</w:delText>
        </w:r>
        <w:r w:rsidR="009B1518" w:rsidDel="005B1FD4">
          <w:rPr>
            <w:rFonts w:asciiTheme="minorHAnsi" w:eastAsiaTheme="minorEastAsia" w:hAnsiTheme="minorHAnsi" w:cstheme="minorBidi"/>
            <w:noProof/>
            <w:szCs w:val="22"/>
            <w:lang w:val="en-AU" w:eastAsia="en-AU"/>
          </w:rPr>
          <w:tab/>
        </w:r>
        <w:r w:rsidR="009B1518" w:rsidDel="005B1FD4">
          <w:rPr>
            <w:noProof/>
          </w:rPr>
          <w:delText>PREFACE</w:delText>
        </w:r>
        <w:r w:rsidR="009B1518" w:rsidDel="005B1FD4">
          <w:rPr>
            <w:noProof/>
          </w:rPr>
          <w:tab/>
          <w:delText>7</w:delText>
        </w:r>
      </w:del>
    </w:p>
    <w:p w14:paraId="5D34A1F6" w14:textId="67DE1FDA" w:rsidR="009B1518" w:rsidDel="005B1FD4" w:rsidRDefault="009B1518">
      <w:pPr>
        <w:pStyle w:val="TOC2"/>
        <w:rPr>
          <w:del w:id="79" w:author="David Taylor" w:date="2020-09-11T15:01:00Z"/>
          <w:rFonts w:eastAsiaTheme="minorEastAsia" w:cstheme="minorBidi"/>
          <w:i/>
          <w:noProof/>
          <w:szCs w:val="22"/>
          <w:lang w:val="en-AU" w:eastAsia="en-AU"/>
        </w:rPr>
      </w:pPr>
      <w:del w:id="80" w:author="David Taylor" w:date="2020-09-11T15:01:00Z">
        <w:r w:rsidDel="005B1FD4">
          <w:rPr>
            <w:noProof/>
          </w:rPr>
          <w:delText>1.1</w:delText>
        </w:r>
        <w:r w:rsidDel="005B1FD4">
          <w:rPr>
            <w:rFonts w:eastAsiaTheme="minorEastAsia" w:cstheme="minorBidi"/>
            <w:i/>
            <w:noProof/>
            <w:szCs w:val="22"/>
            <w:lang w:val="en-AU" w:eastAsia="en-AU"/>
          </w:rPr>
          <w:tab/>
        </w:r>
        <w:r w:rsidDel="005B1FD4">
          <w:rPr>
            <w:noProof/>
          </w:rPr>
          <w:delText>Description of the User/s</w:delText>
        </w:r>
        <w:r w:rsidDel="005B1FD4">
          <w:rPr>
            <w:noProof/>
          </w:rPr>
          <w:tab/>
          <w:delText>7</w:delText>
        </w:r>
      </w:del>
    </w:p>
    <w:p w14:paraId="47363E65" w14:textId="2820186E" w:rsidR="009B1518" w:rsidDel="005B1FD4" w:rsidRDefault="009B1518">
      <w:pPr>
        <w:pStyle w:val="TOC2"/>
        <w:rPr>
          <w:del w:id="81" w:author="David Taylor" w:date="2020-09-11T15:01:00Z"/>
          <w:rFonts w:eastAsiaTheme="minorEastAsia" w:cstheme="minorBidi"/>
          <w:i/>
          <w:noProof/>
          <w:szCs w:val="22"/>
          <w:lang w:val="en-AU" w:eastAsia="en-AU"/>
        </w:rPr>
      </w:pPr>
      <w:del w:id="82" w:author="David Taylor" w:date="2020-09-11T15:01:00Z">
        <w:r w:rsidDel="005B1FD4">
          <w:rPr>
            <w:noProof/>
          </w:rPr>
          <w:delText>1.2</w:delText>
        </w:r>
        <w:r w:rsidDel="005B1FD4">
          <w:rPr>
            <w:rFonts w:eastAsiaTheme="minorEastAsia" w:cstheme="minorBidi"/>
            <w:i/>
            <w:noProof/>
            <w:szCs w:val="22"/>
            <w:lang w:val="en-AU" w:eastAsia="en-AU"/>
          </w:rPr>
          <w:tab/>
        </w:r>
        <w:r w:rsidDel="005B1FD4">
          <w:rPr>
            <w:noProof/>
          </w:rPr>
          <w:delText>Conventions Used in This Manual</w:delText>
        </w:r>
        <w:r w:rsidDel="005B1FD4">
          <w:rPr>
            <w:noProof/>
          </w:rPr>
          <w:tab/>
          <w:delText>7</w:delText>
        </w:r>
      </w:del>
    </w:p>
    <w:p w14:paraId="07049557" w14:textId="1E564AB6" w:rsidR="009B1518" w:rsidDel="005B1FD4" w:rsidRDefault="009B1518">
      <w:pPr>
        <w:pStyle w:val="TOC2"/>
        <w:rPr>
          <w:del w:id="83" w:author="David Taylor" w:date="2020-09-11T15:01:00Z"/>
          <w:rFonts w:eastAsiaTheme="minorEastAsia" w:cstheme="minorBidi"/>
          <w:i/>
          <w:noProof/>
          <w:szCs w:val="22"/>
          <w:lang w:val="en-AU" w:eastAsia="en-AU"/>
        </w:rPr>
      </w:pPr>
      <w:del w:id="84" w:author="David Taylor" w:date="2020-09-11T15:01:00Z">
        <w:r w:rsidDel="005B1FD4">
          <w:rPr>
            <w:noProof/>
          </w:rPr>
          <w:delText>1.3</w:delText>
        </w:r>
        <w:r w:rsidDel="005B1FD4">
          <w:rPr>
            <w:rFonts w:eastAsiaTheme="minorEastAsia" w:cstheme="minorBidi"/>
            <w:i/>
            <w:noProof/>
            <w:szCs w:val="22"/>
            <w:lang w:val="en-AU" w:eastAsia="en-AU"/>
          </w:rPr>
          <w:tab/>
        </w:r>
        <w:r w:rsidDel="005B1FD4">
          <w:rPr>
            <w:noProof/>
          </w:rPr>
          <w:delText>Obtaining Documentation and Information</w:delText>
        </w:r>
        <w:r w:rsidDel="005B1FD4">
          <w:rPr>
            <w:noProof/>
          </w:rPr>
          <w:tab/>
          <w:delText>8</w:delText>
        </w:r>
      </w:del>
    </w:p>
    <w:p w14:paraId="55E1EC9E" w14:textId="75F388C3" w:rsidR="009B1518" w:rsidDel="005B1FD4" w:rsidRDefault="009B1518">
      <w:pPr>
        <w:pStyle w:val="TOC3"/>
        <w:rPr>
          <w:del w:id="85" w:author="David Taylor" w:date="2020-09-11T15:01:00Z"/>
          <w:rFonts w:eastAsiaTheme="minorEastAsia" w:cstheme="minorBidi"/>
          <w:noProof/>
          <w:sz w:val="22"/>
          <w:szCs w:val="22"/>
          <w:lang w:val="en-AU" w:eastAsia="en-AU"/>
        </w:rPr>
      </w:pPr>
      <w:del w:id="86" w:author="David Taylor" w:date="2020-09-11T15:01:00Z">
        <w:r w:rsidDel="005B1FD4">
          <w:rPr>
            <w:noProof/>
          </w:rPr>
          <w:delText>1.3.1</w:delText>
        </w:r>
        <w:r w:rsidDel="005B1FD4">
          <w:rPr>
            <w:rFonts w:eastAsiaTheme="minorEastAsia" w:cstheme="minorBidi"/>
            <w:noProof/>
            <w:sz w:val="22"/>
            <w:szCs w:val="22"/>
            <w:lang w:val="en-AU" w:eastAsia="en-AU"/>
          </w:rPr>
          <w:tab/>
        </w:r>
        <w:r w:rsidDel="005B1FD4">
          <w:rPr>
            <w:noProof/>
          </w:rPr>
          <w:delText>Internet</w:delText>
        </w:r>
        <w:r w:rsidDel="005B1FD4">
          <w:rPr>
            <w:noProof/>
          </w:rPr>
          <w:tab/>
          <w:delText>8</w:delText>
        </w:r>
      </w:del>
    </w:p>
    <w:p w14:paraId="573F4436" w14:textId="2A3B71EB" w:rsidR="009B1518" w:rsidDel="005B1FD4" w:rsidRDefault="009B1518">
      <w:pPr>
        <w:pStyle w:val="TOC3"/>
        <w:rPr>
          <w:del w:id="87" w:author="David Taylor" w:date="2020-09-11T15:01:00Z"/>
          <w:rFonts w:eastAsiaTheme="minorEastAsia" w:cstheme="minorBidi"/>
          <w:noProof/>
          <w:sz w:val="22"/>
          <w:szCs w:val="22"/>
          <w:lang w:val="en-AU" w:eastAsia="en-AU"/>
        </w:rPr>
      </w:pPr>
      <w:del w:id="88" w:author="David Taylor" w:date="2020-09-11T15:01:00Z">
        <w:r w:rsidDel="005B1FD4">
          <w:rPr>
            <w:noProof/>
          </w:rPr>
          <w:delText>1.3.2</w:delText>
        </w:r>
        <w:r w:rsidDel="005B1FD4">
          <w:rPr>
            <w:rFonts w:eastAsiaTheme="minorEastAsia" w:cstheme="minorBidi"/>
            <w:noProof/>
            <w:sz w:val="22"/>
            <w:szCs w:val="22"/>
            <w:lang w:val="en-AU" w:eastAsia="en-AU"/>
          </w:rPr>
          <w:tab/>
        </w:r>
        <w:r w:rsidDel="005B1FD4">
          <w:rPr>
            <w:noProof/>
          </w:rPr>
          <w:delText>Documentation Feedback</w:delText>
        </w:r>
        <w:r w:rsidDel="005B1FD4">
          <w:rPr>
            <w:noProof/>
          </w:rPr>
          <w:tab/>
          <w:delText>8</w:delText>
        </w:r>
      </w:del>
    </w:p>
    <w:p w14:paraId="3128AB27" w14:textId="6C673FDD" w:rsidR="009B1518" w:rsidDel="005B1FD4" w:rsidRDefault="009B1518">
      <w:pPr>
        <w:pStyle w:val="TOC1"/>
        <w:rPr>
          <w:del w:id="89" w:author="David Taylor" w:date="2020-09-11T15:01:00Z"/>
          <w:rFonts w:asciiTheme="minorHAnsi" w:eastAsiaTheme="minorEastAsia" w:hAnsiTheme="minorHAnsi" w:cstheme="minorBidi"/>
          <w:noProof/>
          <w:szCs w:val="22"/>
          <w:lang w:val="en-AU" w:eastAsia="en-AU"/>
        </w:rPr>
      </w:pPr>
      <w:del w:id="90" w:author="David Taylor" w:date="2020-09-11T15:01:00Z">
        <w:r w:rsidRPr="00611629" w:rsidDel="005B1FD4">
          <w:rPr>
            <w:rFonts w:cstheme="majorHAnsi"/>
            <w:noProof/>
            <w:color w:val="000000"/>
          </w:rPr>
          <w:delText>2</w:delText>
        </w:r>
        <w:r w:rsidDel="005B1FD4">
          <w:rPr>
            <w:rFonts w:asciiTheme="minorHAnsi" w:eastAsiaTheme="minorEastAsia" w:hAnsiTheme="minorHAnsi" w:cstheme="minorBidi"/>
            <w:noProof/>
            <w:szCs w:val="22"/>
            <w:lang w:val="en-AU" w:eastAsia="en-AU"/>
          </w:rPr>
          <w:tab/>
        </w:r>
        <w:r w:rsidRPr="00611629" w:rsidDel="005B1FD4">
          <w:rPr>
            <w:rFonts w:cstheme="majorHAnsi"/>
            <w:noProof/>
            <w:color w:val="000000"/>
          </w:rPr>
          <w:delText>Description of the product</w:delText>
        </w:r>
        <w:r w:rsidDel="005B1FD4">
          <w:rPr>
            <w:noProof/>
          </w:rPr>
          <w:tab/>
          <w:delText>9</w:delText>
        </w:r>
      </w:del>
    </w:p>
    <w:p w14:paraId="003AC15A" w14:textId="151640EF" w:rsidR="009B1518" w:rsidDel="005B1FD4" w:rsidRDefault="009B1518">
      <w:pPr>
        <w:pStyle w:val="TOC2"/>
        <w:rPr>
          <w:del w:id="91" w:author="David Taylor" w:date="2020-09-11T15:01:00Z"/>
          <w:rFonts w:eastAsiaTheme="minorEastAsia" w:cstheme="minorBidi"/>
          <w:i/>
          <w:noProof/>
          <w:szCs w:val="22"/>
          <w:lang w:val="en-AU" w:eastAsia="en-AU"/>
        </w:rPr>
      </w:pPr>
      <w:del w:id="92" w:author="David Taylor" w:date="2020-09-11T15:01:00Z">
        <w:r w:rsidDel="005B1FD4">
          <w:rPr>
            <w:noProof/>
          </w:rPr>
          <w:delText>2.1</w:delText>
        </w:r>
        <w:r w:rsidDel="005B1FD4">
          <w:rPr>
            <w:rFonts w:eastAsiaTheme="minorEastAsia" w:cstheme="minorBidi"/>
            <w:i/>
            <w:noProof/>
            <w:szCs w:val="22"/>
            <w:lang w:val="en-AU" w:eastAsia="en-AU"/>
          </w:rPr>
          <w:tab/>
        </w:r>
        <w:r w:rsidDel="005B1FD4">
          <w:rPr>
            <w:noProof/>
          </w:rPr>
          <w:delText>Purpose of the Product</w:delText>
        </w:r>
        <w:r w:rsidDel="005B1FD4">
          <w:rPr>
            <w:noProof/>
          </w:rPr>
          <w:tab/>
          <w:delText>9</w:delText>
        </w:r>
      </w:del>
    </w:p>
    <w:p w14:paraId="6918466D" w14:textId="072F138E" w:rsidR="009B1518" w:rsidDel="005B1FD4" w:rsidRDefault="009B1518">
      <w:pPr>
        <w:pStyle w:val="TOC2"/>
        <w:rPr>
          <w:del w:id="93" w:author="David Taylor" w:date="2020-09-11T15:01:00Z"/>
          <w:rFonts w:eastAsiaTheme="minorEastAsia" w:cstheme="minorBidi"/>
          <w:i/>
          <w:noProof/>
          <w:szCs w:val="22"/>
          <w:lang w:val="en-AU" w:eastAsia="en-AU"/>
        </w:rPr>
      </w:pPr>
      <w:del w:id="94" w:author="David Taylor" w:date="2020-09-11T15:01:00Z">
        <w:r w:rsidDel="005B1FD4">
          <w:rPr>
            <w:noProof/>
          </w:rPr>
          <w:delText>2.2</w:delText>
        </w:r>
        <w:r w:rsidDel="005B1FD4">
          <w:rPr>
            <w:rFonts w:eastAsiaTheme="minorEastAsia" w:cstheme="minorBidi"/>
            <w:i/>
            <w:noProof/>
            <w:szCs w:val="22"/>
            <w:lang w:val="en-AU" w:eastAsia="en-AU"/>
          </w:rPr>
          <w:tab/>
        </w:r>
        <w:r w:rsidDel="005B1FD4">
          <w:rPr>
            <w:noProof/>
          </w:rPr>
          <w:delText>Process Overview</w:delText>
        </w:r>
        <w:r w:rsidDel="005B1FD4">
          <w:rPr>
            <w:noProof/>
          </w:rPr>
          <w:tab/>
          <w:delText>9</w:delText>
        </w:r>
      </w:del>
    </w:p>
    <w:p w14:paraId="6352AE4C" w14:textId="3B4496E3" w:rsidR="009B1518" w:rsidDel="005B1FD4" w:rsidRDefault="009B1518">
      <w:pPr>
        <w:pStyle w:val="TOC2"/>
        <w:rPr>
          <w:del w:id="95" w:author="David Taylor" w:date="2020-09-11T15:01:00Z"/>
          <w:rFonts w:eastAsiaTheme="minorEastAsia" w:cstheme="minorBidi"/>
          <w:i/>
          <w:noProof/>
          <w:szCs w:val="22"/>
          <w:lang w:val="en-AU" w:eastAsia="en-AU"/>
        </w:rPr>
      </w:pPr>
      <w:del w:id="96" w:author="David Taylor" w:date="2020-09-11T15:01:00Z">
        <w:r w:rsidDel="005B1FD4">
          <w:rPr>
            <w:noProof/>
          </w:rPr>
          <w:delText>2.3</w:delText>
        </w:r>
        <w:r w:rsidDel="005B1FD4">
          <w:rPr>
            <w:rFonts w:eastAsiaTheme="minorEastAsia" w:cstheme="minorBidi"/>
            <w:i/>
            <w:noProof/>
            <w:szCs w:val="22"/>
            <w:lang w:val="en-AU" w:eastAsia="en-AU"/>
          </w:rPr>
          <w:tab/>
        </w:r>
        <w:r w:rsidDel="005B1FD4">
          <w:rPr>
            <w:noProof/>
          </w:rPr>
          <w:delText>Technical Data</w:delText>
        </w:r>
        <w:r w:rsidDel="005B1FD4">
          <w:rPr>
            <w:noProof/>
          </w:rPr>
          <w:tab/>
          <w:delText>9</w:delText>
        </w:r>
      </w:del>
    </w:p>
    <w:p w14:paraId="75F574A5" w14:textId="3543BF5C" w:rsidR="009B1518" w:rsidDel="005B1FD4" w:rsidRDefault="009B1518">
      <w:pPr>
        <w:pStyle w:val="TOC2"/>
        <w:rPr>
          <w:del w:id="97" w:author="David Taylor" w:date="2020-09-11T15:01:00Z"/>
          <w:rFonts w:eastAsiaTheme="minorEastAsia" w:cstheme="minorBidi"/>
          <w:i/>
          <w:noProof/>
          <w:szCs w:val="22"/>
          <w:lang w:val="en-AU" w:eastAsia="en-AU"/>
        </w:rPr>
      </w:pPr>
      <w:del w:id="98" w:author="David Taylor" w:date="2020-09-11T15:01:00Z">
        <w:r w:rsidRPr="00611629" w:rsidDel="005B1FD4">
          <w:rPr>
            <w:rFonts w:cstheme="majorHAnsi"/>
            <w:noProof/>
          </w:rPr>
          <w:delText>2.4</w:delText>
        </w:r>
        <w:r w:rsidDel="005B1FD4">
          <w:rPr>
            <w:rFonts w:eastAsiaTheme="minorEastAsia" w:cstheme="minorBidi"/>
            <w:i/>
            <w:noProof/>
            <w:szCs w:val="22"/>
            <w:lang w:val="en-AU" w:eastAsia="en-AU"/>
          </w:rPr>
          <w:tab/>
        </w:r>
        <w:r w:rsidDel="005B1FD4">
          <w:rPr>
            <w:noProof/>
          </w:rPr>
          <w:delText>Product Compliance</w:delText>
        </w:r>
        <w:r w:rsidDel="005B1FD4">
          <w:rPr>
            <w:noProof/>
          </w:rPr>
          <w:tab/>
          <w:delText>11</w:delText>
        </w:r>
      </w:del>
    </w:p>
    <w:p w14:paraId="6488D261" w14:textId="580713EE" w:rsidR="009B1518" w:rsidDel="005B1FD4" w:rsidRDefault="009B1518">
      <w:pPr>
        <w:pStyle w:val="TOC2"/>
        <w:rPr>
          <w:del w:id="99" w:author="David Taylor" w:date="2020-09-11T15:01:00Z"/>
          <w:rFonts w:eastAsiaTheme="minorEastAsia" w:cstheme="minorBidi"/>
          <w:i/>
          <w:noProof/>
          <w:szCs w:val="22"/>
          <w:lang w:val="en-AU" w:eastAsia="en-AU"/>
        </w:rPr>
      </w:pPr>
      <w:del w:id="100" w:author="David Taylor" w:date="2020-09-11T15:01:00Z">
        <w:r w:rsidDel="005B1FD4">
          <w:rPr>
            <w:noProof/>
          </w:rPr>
          <w:delText>2.5</w:delText>
        </w:r>
        <w:r w:rsidDel="005B1FD4">
          <w:rPr>
            <w:rFonts w:eastAsiaTheme="minorEastAsia" w:cstheme="minorBidi"/>
            <w:i/>
            <w:noProof/>
            <w:szCs w:val="22"/>
            <w:lang w:val="en-AU" w:eastAsia="en-AU"/>
          </w:rPr>
          <w:tab/>
        </w:r>
        <w:r w:rsidDel="005B1FD4">
          <w:rPr>
            <w:noProof/>
          </w:rPr>
          <w:delText>Product elements</w:delText>
        </w:r>
        <w:r w:rsidDel="005B1FD4">
          <w:rPr>
            <w:noProof/>
          </w:rPr>
          <w:tab/>
          <w:delText>11</w:delText>
        </w:r>
      </w:del>
    </w:p>
    <w:p w14:paraId="6FFBB791" w14:textId="72F90BB9" w:rsidR="009B1518" w:rsidDel="005B1FD4" w:rsidRDefault="009B1518">
      <w:pPr>
        <w:pStyle w:val="TOC3"/>
        <w:rPr>
          <w:del w:id="101" w:author="David Taylor" w:date="2020-09-11T15:01:00Z"/>
          <w:rFonts w:eastAsiaTheme="minorEastAsia" w:cstheme="minorBidi"/>
          <w:noProof/>
          <w:sz w:val="22"/>
          <w:szCs w:val="22"/>
          <w:lang w:val="en-AU" w:eastAsia="en-AU"/>
        </w:rPr>
      </w:pPr>
      <w:del w:id="102" w:author="David Taylor" w:date="2020-09-11T15:01:00Z">
        <w:r w:rsidDel="005B1FD4">
          <w:rPr>
            <w:noProof/>
          </w:rPr>
          <w:delText>2.5.1</w:delText>
        </w:r>
        <w:r w:rsidDel="005B1FD4">
          <w:rPr>
            <w:rFonts w:eastAsiaTheme="minorEastAsia" w:cstheme="minorBidi"/>
            <w:noProof/>
            <w:sz w:val="22"/>
            <w:szCs w:val="22"/>
            <w:lang w:val="en-AU" w:eastAsia="en-AU"/>
          </w:rPr>
          <w:tab/>
        </w:r>
        <w:r w:rsidDel="005B1FD4">
          <w:rPr>
            <w:noProof/>
          </w:rPr>
          <w:delText>ThingsBoard Dash</w:delText>
        </w:r>
        <w:r w:rsidDel="005B1FD4">
          <w:rPr>
            <w:noProof/>
          </w:rPr>
          <w:tab/>
          <w:delText>11</w:delText>
        </w:r>
      </w:del>
    </w:p>
    <w:p w14:paraId="26BE17D5" w14:textId="04C74DBF" w:rsidR="009B1518" w:rsidDel="005B1FD4" w:rsidRDefault="009B1518">
      <w:pPr>
        <w:pStyle w:val="TOC3"/>
        <w:rPr>
          <w:del w:id="103" w:author="David Taylor" w:date="2020-09-11T15:01:00Z"/>
          <w:rFonts w:eastAsiaTheme="minorEastAsia" w:cstheme="minorBidi"/>
          <w:noProof/>
          <w:sz w:val="22"/>
          <w:szCs w:val="22"/>
          <w:lang w:val="en-AU" w:eastAsia="en-AU"/>
        </w:rPr>
      </w:pPr>
      <w:del w:id="104" w:author="David Taylor" w:date="2020-09-11T15:01:00Z">
        <w:r w:rsidDel="005B1FD4">
          <w:rPr>
            <w:noProof/>
          </w:rPr>
          <w:delText>2.5.2</w:delText>
        </w:r>
        <w:r w:rsidDel="005B1FD4">
          <w:rPr>
            <w:rFonts w:eastAsiaTheme="minorEastAsia" w:cstheme="minorBidi"/>
            <w:noProof/>
            <w:sz w:val="22"/>
            <w:szCs w:val="22"/>
            <w:lang w:val="en-AU" w:eastAsia="en-AU"/>
          </w:rPr>
          <w:tab/>
        </w:r>
        <w:r w:rsidDel="005B1FD4">
          <w:rPr>
            <w:noProof/>
          </w:rPr>
          <w:delText>AdaFruit Feather</w:delText>
        </w:r>
        <w:r w:rsidDel="005B1FD4">
          <w:rPr>
            <w:noProof/>
          </w:rPr>
          <w:tab/>
          <w:delText>12</w:delText>
        </w:r>
      </w:del>
    </w:p>
    <w:p w14:paraId="65A51E6B" w14:textId="49154810" w:rsidR="009B1518" w:rsidDel="005B1FD4" w:rsidRDefault="009B1518">
      <w:pPr>
        <w:pStyle w:val="TOC2"/>
        <w:rPr>
          <w:del w:id="105" w:author="David Taylor" w:date="2020-09-11T15:01:00Z"/>
          <w:rFonts w:eastAsiaTheme="minorEastAsia" w:cstheme="minorBidi"/>
          <w:i/>
          <w:noProof/>
          <w:szCs w:val="22"/>
          <w:lang w:val="en-AU" w:eastAsia="en-AU"/>
        </w:rPr>
      </w:pPr>
      <w:del w:id="106" w:author="David Taylor" w:date="2020-09-11T15:01:00Z">
        <w:r w:rsidDel="005B1FD4">
          <w:rPr>
            <w:noProof/>
          </w:rPr>
          <w:delText>2.6</w:delText>
        </w:r>
        <w:r w:rsidDel="005B1FD4">
          <w:rPr>
            <w:rFonts w:eastAsiaTheme="minorEastAsia" w:cstheme="minorBidi"/>
            <w:i/>
            <w:noProof/>
            <w:szCs w:val="22"/>
            <w:lang w:val="en-AU" w:eastAsia="en-AU"/>
          </w:rPr>
          <w:tab/>
        </w:r>
        <w:r w:rsidDel="005B1FD4">
          <w:rPr>
            <w:noProof/>
          </w:rPr>
          <w:delText>Understanding the user interface</w:delText>
        </w:r>
        <w:r w:rsidDel="005B1FD4">
          <w:rPr>
            <w:noProof/>
          </w:rPr>
          <w:tab/>
          <w:delText>13</w:delText>
        </w:r>
      </w:del>
    </w:p>
    <w:p w14:paraId="0A8CD91F" w14:textId="2640A868" w:rsidR="009B1518" w:rsidDel="005B1FD4" w:rsidRDefault="009B1518">
      <w:pPr>
        <w:pStyle w:val="TOC2"/>
        <w:rPr>
          <w:del w:id="107" w:author="David Taylor" w:date="2020-09-11T15:01:00Z"/>
          <w:rFonts w:eastAsiaTheme="minorEastAsia" w:cstheme="minorBidi"/>
          <w:i/>
          <w:noProof/>
          <w:szCs w:val="22"/>
          <w:lang w:val="en-AU" w:eastAsia="en-AU"/>
        </w:rPr>
      </w:pPr>
      <w:del w:id="108" w:author="David Taylor" w:date="2020-09-11T15:01:00Z">
        <w:r w:rsidDel="005B1FD4">
          <w:rPr>
            <w:noProof/>
          </w:rPr>
          <w:delText>2.7</w:delText>
        </w:r>
        <w:r w:rsidDel="005B1FD4">
          <w:rPr>
            <w:rFonts w:eastAsiaTheme="minorEastAsia" w:cstheme="minorBidi"/>
            <w:i/>
            <w:noProof/>
            <w:szCs w:val="22"/>
            <w:lang w:val="en-AU" w:eastAsia="en-AU"/>
          </w:rPr>
          <w:tab/>
        </w:r>
        <w:r w:rsidDel="005B1FD4">
          <w:rPr>
            <w:noProof/>
          </w:rPr>
          <w:delText>Operating Panels</w:delText>
        </w:r>
        <w:r w:rsidDel="005B1FD4">
          <w:rPr>
            <w:noProof/>
          </w:rPr>
          <w:tab/>
          <w:delText>14</w:delText>
        </w:r>
      </w:del>
    </w:p>
    <w:p w14:paraId="58724377" w14:textId="559F6F9E" w:rsidR="009B1518" w:rsidDel="005B1FD4" w:rsidRDefault="009B1518">
      <w:pPr>
        <w:pStyle w:val="TOC3"/>
        <w:rPr>
          <w:del w:id="109" w:author="David Taylor" w:date="2020-09-11T15:01:00Z"/>
          <w:rFonts w:eastAsiaTheme="minorEastAsia" w:cstheme="minorBidi"/>
          <w:noProof/>
          <w:sz w:val="22"/>
          <w:szCs w:val="22"/>
          <w:lang w:val="en-AU" w:eastAsia="en-AU"/>
        </w:rPr>
      </w:pPr>
      <w:del w:id="110" w:author="David Taylor" w:date="2020-09-11T15:01:00Z">
        <w:r w:rsidDel="005B1FD4">
          <w:rPr>
            <w:noProof/>
          </w:rPr>
          <w:delText>2.7.1</w:delText>
        </w:r>
        <w:r w:rsidDel="005B1FD4">
          <w:rPr>
            <w:rFonts w:eastAsiaTheme="minorEastAsia" w:cstheme="minorBidi"/>
            <w:noProof/>
            <w:sz w:val="22"/>
            <w:szCs w:val="22"/>
            <w:lang w:val="en-AU" w:eastAsia="en-AU"/>
          </w:rPr>
          <w:tab/>
        </w:r>
        <w:r w:rsidDel="005B1FD4">
          <w:rPr>
            <w:noProof/>
          </w:rPr>
          <w:delText>Manual Pump Control Panel</w:delText>
        </w:r>
        <w:r w:rsidDel="005B1FD4">
          <w:rPr>
            <w:noProof/>
          </w:rPr>
          <w:tab/>
          <w:delText>14</w:delText>
        </w:r>
      </w:del>
    </w:p>
    <w:p w14:paraId="329317D4" w14:textId="13FE41A1" w:rsidR="009B1518" w:rsidDel="005B1FD4" w:rsidRDefault="009B1518">
      <w:pPr>
        <w:pStyle w:val="TOC3"/>
        <w:rPr>
          <w:del w:id="111" w:author="David Taylor" w:date="2020-09-11T15:01:00Z"/>
          <w:rFonts w:eastAsiaTheme="minorEastAsia" w:cstheme="minorBidi"/>
          <w:noProof/>
          <w:sz w:val="22"/>
          <w:szCs w:val="22"/>
          <w:lang w:val="en-AU" w:eastAsia="en-AU"/>
        </w:rPr>
      </w:pPr>
      <w:del w:id="112" w:author="David Taylor" w:date="2020-09-11T15:01:00Z">
        <w:r w:rsidDel="005B1FD4">
          <w:rPr>
            <w:noProof/>
          </w:rPr>
          <w:delText>2.7.2</w:delText>
        </w:r>
        <w:r w:rsidDel="005B1FD4">
          <w:rPr>
            <w:rFonts w:eastAsiaTheme="minorEastAsia" w:cstheme="minorBidi"/>
            <w:noProof/>
            <w:sz w:val="22"/>
            <w:szCs w:val="22"/>
            <w:lang w:val="en-AU" w:eastAsia="en-AU"/>
          </w:rPr>
          <w:tab/>
        </w:r>
        <w:r w:rsidDel="005B1FD4">
          <w:rPr>
            <w:noProof/>
          </w:rPr>
          <w:delText>Automatic Pump Control</w:delText>
        </w:r>
        <w:r w:rsidDel="005B1FD4">
          <w:rPr>
            <w:noProof/>
          </w:rPr>
          <w:tab/>
          <w:delText>15</w:delText>
        </w:r>
      </w:del>
    </w:p>
    <w:p w14:paraId="5005F38F" w14:textId="2D656DDA" w:rsidR="009B1518" w:rsidDel="005B1FD4" w:rsidRDefault="009B1518">
      <w:pPr>
        <w:pStyle w:val="TOC3"/>
        <w:rPr>
          <w:del w:id="113" w:author="David Taylor" w:date="2020-09-11T15:01:00Z"/>
          <w:rFonts w:eastAsiaTheme="minorEastAsia" w:cstheme="minorBidi"/>
          <w:noProof/>
          <w:sz w:val="22"/>
          <w:szCs w:val="22"/>
          <w:lang w:val="en-AU" w:eastAsia="en-AU"/>
        </w:rPr>
      </w:pPr>
      <w:del w:id="114" w:author="David Taylor" w:date="2020-09-11T15:01:00Z">
        <w:r w:rsidDel="005B1FD4">
          <w:rPr>
            <w:noProof/>
          </w:rPr>
          <w:delText>2.7.3</w:delText>
        </w:r>
        <w:r w:rsidDel="005B1FD4">
          <w:rPr>
            <w:rFonts w:eastAsiaTheme="minorEastAsia" w:cstheme="minorBidi"/>
            <w:noProof/>
            <w:sz w:val="22"/>
            <w:szCs w:val="22"/>
            <w:lang w:val="en-AU" w:eastAsia="en-AU"/>
          </w:rPr>
          <w:tab/>
        </w:r>
        <w:r w:rsidDel="005B1FD4">
          <w:rPr>
            <w:noProof/>
          </w:rPr>
          <w:delText>Alarm Panel</w:delText>
        </w:r>
        <w:r w:rsidDel="005B1FD4">
          <w:rPr>
            <w:noProof/>
          </w:rPr>
          <w:tab/>
          <w:delText>16</w:delText>
        </w:r>
      </w:del>
    </w:p>
    <w:p w14:paraId="0F5DA319" w14:textId="79373B3C" w:rsidR="009B1518" w:rsidDel="005B1FD4" w:rsidRDefault="009B1518">
      <w:pPr>
        <w:pStyle w:val="TOC3"/>
        <w:rPr>
          <w:del w:id="115" w:author="David Taylor" w:date="2020-09-11T15:01:00Z"/>
          <w:rFonts w:eastAsiaTheme="minorEastAsia" w:cstheme="minorBidi"/>
          <w:noProof/>
          <w:sz w:val="22"/>
          <w:szCs w:val="22"/>
          <w:lang w:val="en-AU" w:eastAsia="en-AU"/>
        </w:rPr>
      </w:pPr>
      <w:del w:id="116" w:author="David Taylor" w:date="2020-09-11T15:01:00Z">
        <w:r w:rsidDel="005B1FD4">
          <w:rPr>
            <w:noProof/>
          </w:rPr>
          <w:delText>2.7.4</w:delText>
        </w:r>
        <w:r w:rsidDel="005B1FD4">
          <w:rPr>
            <w:rFonts w:eastAsiaTheme="minorEastAsia" w:cstheme="minorBidi"/>
            <w:noProof/>
            <w:sz w:val="22"/>
            <w:szCs w:val="22"/>
            <w:lang w:val="en-AU" w:eastAsia="en-AU"/>
          </w:rPr>
          <w:tab/>
        </w:r>
        <w:r w:rsidDel="005B1FD4">
          <w:rPr>
            <w:noProof/>
          </w:rPr>
          <w:delText>Depth Indicator</w:delText>
        </w:r>
        <w:r w:rsidDel="005B1FD4">
          <w:rPr>
            <w:noProof/>
          </w:rPr>
          <w:tab/>
          <w:delText>16</w:delText>
        </w:r>
      </w:del>
    </w:p>
    <w:p w14:paraId="1646AA03" w14:textId="2DC58976" w:rsidR="009B1518" w:rsidDel="005B1FD4" w:rsidRDefault="009B1518">
      <w:pPr>
        <w:pStyle w:val="TOC3"/>
        <w:rPr>
          <w:del w:id="117" w:author="David Taylor" w:date="2020-09-11T15:01:00Z"/>
          <w:rFonts w:eastAsiaTheme="minorEastAsia" w:cstheme="minorBidi"/>
          <w:noProof/>
          <w:sz w:val="22"/>
          <w:szCs w:val="22"/>
          <w:lang w:val="en-AU" w:eastAsia="en-AU"/>
        </w:rPr>
      </w:pPr>
      <w:del w:id="118" w:author="David Taylor" w:date="2020-09-11T15:01:00Z">
        <w:r w:rsidDel="005B1FD4">
          <w:rPr>
            <w:noProof/>
          </w:rPr>
          <w:delText>2.7.5</w:delText>
        </w:r>
        <w:r w:rsidDel="005B1FD4">
          <w:rPr>
            <w:rFonts w:eastAsiaTheme="minorEastAsia" w:cstheme="minorBidi"/>
            <w:noProof/>
            <w:sz w:val="22"/>
            <w:szCs w:val="22"/>
            <w:lang w:val="en-AU" w:eastAsia="en-AU"/>
          </w:rPr>
          <w:tab/>
        </w:r>
        <w:r w:rsidDel="005B1FD4">
          <w:rPr>
            <w:noProof/>
          </w:rPr>
          <w:delText>Pump Controller Event Log</w:delText>
        </w:r>
        <w:r w:rsidDel="005B1FD4">
          <w:rPr>
            <w:noProof/>
          </w:rPr>
          <w:tab/>
          <w:delText>16</w:delText>
        </w:r>
      </w:del>
    </w:p>
    <w:p w14:paraId="2FF4E3D9" w14:textId="5CB67B71" w:rsidR="009B1518" w:rsidDel="005B1FD4" w:rsidRDefault="009B1518">
      <w:pPr>
        <w:pStyle w:val="TOC3"/>
        <w:rPr>
          <w:del w:id="119" w:author="David Taylor" w:date="2020-09-11T15:01:00Z"/>
          <w:rFonts w:eastAsiaTheme="minorEastAsia" w:cstheme="minorBidi"/>
          <w:noProof/>
          <w:sz w:val="22"/>
          <w:szCs w:val="22"/>
          <w:lang w:val="en-AU" w:eastAsia="en-AU"/>
        </w:rPr>
      </w:pPr>
      <w:del w:id="120" w:author="David Taylor" w:date="2020-09-11T15:01:00Z">
        <w:r w:rsidDel="005B1FD4">
          <w:rPr>
            <w:noProof/>
          </w:rPr>
          <w:delText>2.7.6</w:delText>
        </w:r>
        <w:r w:rsidDel="005B1FD4">
          <w:rPr>
            <w:rFonts w:eastAsiaTheme="minorEastAsia" w:cstheme="minorBidi"/>
            <w:noProof/>
            <w:sz w:val="22"/>
            <w:szCs w:val="22"/>
            <w:lang w:val="en-AU" w:eastAsia="en-AU"/>
          </w:rPr>
          <w:tab/>
        </w:r>
        <w:r w:rsidDel="005B1FD4">
          <w:rPr>
            <w:noProof/>
          </w:rPr>
          <w:delText>Pump Controller Alarm Log</w:delText>
        </w:r>
        <w:r w:rsidDel="005B1FD4">
          <w:rPr>
            <w:noProof/>
          </w:rPr>
          <w:tab/>
          <w:delText>16</w:delText>
        </w:r>
      </w:del>
    </w:p>
    <w:p w14:paraId="60D5BC7E" w14:textId="10C54016" w:rsidR="009B1518" w:rsidDel="005B1FD4" w:rsidRDefault="009B1518">
      <w:pPr>
        <w:pStyle w:val="TOC1"/>
        <w:rPr>
          <w:del w:id="121" w:author="David Taylor" w:date="2020-09-11T15:01:00Z"/>
          <w:rFonts w:asciiTheme="minorHAnsi" w:eastAsiaTheme="minorEastAsia" w:hAnsiTheme="minorHAnsi" w:cstheme="minorBidi"/>
          <w:noProof/>
          <w:szCs w:val="22"/>
          <w:lang w:val="en-AU" w:eastAsia="en-AU"/>
        </w:rPr>
      </w:pPr>
      <w:del w:id="122" w:author="David Taylor" w:date="2020-09-11T15:01:00Z">
        <w:r w:rsidRPr="00611629" w:rsidDel="005B1FD4">
          <w:rPr>
            <w:rFonts w:cstheme="majorHAnsi"/>
            <w:noProof/>
            <w:color w:val="000000"/>
          </w:rPr>
          <w:delText>3</w:delText>
        </w:r>
        <w:r w:rsidDel="005B1FD4">
          <w:rPr>
            <w:rFonts w:asciiTheme="minorHAnsi" w:eastAsiaTheme="minorEastAsia" w:hAnsiTheme="minorHAnsi" w:cstheme="minorBidi"/>
            <w:noProof/>
            <w:szCs w:val="22"/>
            <w:lang w:val="en-AU" w:eastAsia="en-AU"/>
          </w:rPr>
          <w:tab/>
        </w:r>
        <w:r w:rsidRPr="00611629" w:rsidDel="005B1FD4">
          <w:rPr>
            <w:rFonts w:cstheme="majorHAnsi"/>
            <w:noProof/>
            <w:color w:val="000000"/>
          </w:rPr>
          <w:delText>Safety Instructions</w:delText>
        </w:r>
        <w:r w:rsidDel="005B1FD4">
          <w:rPr>
            <w:noProof/>
          </w:rPr>
          <w:tab/>
          <w:delText>17</w:delText>
        </w:r>
      </w:del>
    </w:p>
    <w:p w14:paraId="02AD249D" w14:textId="423E2E00" w:rsidR="009B1518" w:rsidDel="005B1FD4" w:rsidRDefault="009B1518">
      <w:pPr>
        <w:pStyle w:val="TOC2"/>
        <w:rPr>
          <w:del w:id="123" w:author="David Taylor" w:date="2020-09-11T15:01:00Z"/>
          <w:rFonts w:eastAsiaTheme="minorEastAsia" w:cstheme="minorBidi"/>
          <w:i/>
          <w:noProof/>
          <w:szCs w:val="22"/>
          <w:lang w:val="en-AU" w:eastAsia="en-AU"/>
        </w:rPr>
      </w:pPr>
      <w:del w:id="124" w:author="David Taylor" w:date="2020-09-11T15:01:00Z">
        <w:r w:rsidDel="005B1FD4">
          <w:rPr>
            <w:noProof/>
          </w:rPr>
          <w:delText>3.1</w:delText>
        </w:r>
        <w:r w:rsidDel="005B1FD4">
          <w:rPr>
            <w:rFonts w:eastAsiaTheme="minorEastAsia" w:cstheme="minorBidi"/>
            <w:i/>
            <w:noProof/>
            <w:szCs w:val="22"/>
            <w:lang w:val="en-AU" w:eastAsia="en-AU"/>
          </w:rPr>
          <w:tab/>
        </w:r>
        <w:r w:rsidDel="005B1FD4">
          <w:rPr>
            <w:noProof/>
          </w:rPr>
          <w:delText>How to Use the Product Safely</w:delText>
        </w:r>
        <w:r w:rsidDel="005B1FD4">
          <w:rPr>
            <w:noProof/>
          </w:rPr>
          <w:tab/>
          <w:delText>17</w:delText>
        </w:r>
      </w:del>
    </w:p>
    <w:p w14:paraId="476251A8" w14:textId="1DD373A1" w:rsidR="009B1518" w:rsidDel="005B1FD4" w:rsidRDefault="009B1518">
      <w:pPr>
        <w:pStyle w:val="TOC1"/>
        <w:rPr>
          <w:del w:id="125" w:author="David Taylor" w:date="2020-09-11T15:01:00Z"/>
          <w:rFonts w:asciiTheme="minorHAnsi" w:eastAsiaTheme="minorEastAsia" w:hAnsiTheme="minorHAnsi" w:cstheme="minorBidi"/>
          <w:noProof/>
          <w:szCs w:val="22"/>
          <w:lang w:val="en-AU" w:eastAsia="en-AU"/>
        </w:rPr>
      </w:pPr>
      <w:del w:id="126" w:author="David Taylor" w:date="2020-09-11T15:01:00Z">
        <w:r w:rsidRPr="00611629" w:rsidDel="005B1FD4">
          <w:rPr>
            <w:rFonts w:cstheme="majorHAnsi"/>
            <w:noProof/>
            <w:color w:val="000000"/>
          </w:rPr>
          <w:delText>4</w:delText>
        </w:r>
        <w:r w:rsidDel="005B1FD4">
          <w:rPr>
            <w:rFonts w:asciiTheme="minorHAnsi" w:eastAsiaTheme="minorEastAsia" w:hAnsiTheme="minorHAnsi" w:cstheme="minorBidi"/>
            <w:noProof/>
            <w:szCs w:val="22"/>
            <w:lang w:val="en-AU" w:eastAsia="en-AU"/>
          </w:rPr>
          <w:tab/>
        </w:r>
        <w:r w:rsidRPr="00611629" w:rsidDel="005B1FD4">
          <w:rPr>
            <w:rFonts w:cstheme="majorHAnsi"/>
            <w:noProof/>
            <w:color w:val="000000"/>
          </w:rPr>
          <w:delText>[PROCESS/WORKFLOW 1]</w:delText>
        </w:r>
        <w:r w:rsidDel="005B1FD4">
          <w:rPr>
            <w:noProof/>
          </w:rPr>
          <w:tab/>
          <w:delText>18</w:delText>
        </w:r>
      </w:del>
    </w:p>
    <w:p w14:paraId="21E383D6" w14:textId="1C2588C9" w:rsidR="009B1518" w:rsidDel="005B1FD4" w:rsidRDefault="009B1518">
      <w:pPr>
        <w:pStyle w:val="TOC2"/>
        <w:rPr>
          <w:del w:id="127" w:author="David Taylor" w:date="2020-09-11T15:01:00Z"/>
          <w:rFonts w:eastAsiaTheme="minorEastAsia" w:cstheme="minorBidi"/>
          <w:i/>
          <w:noProof/>
          <w:szCs w:val="22"/>
          <w:lang w:val="en-AU" w:eastAsia="en-AU"/>
        </w:rPr>
      </w:pPr>
      <w:del w:id="128" w:author="David Taylor" w:date="2020-09-11T15:01:00Z">
        <w:r w:rsidDel="005B1FD4">
          <w:rPr>
            <w:noProof/>
          </w:rPr>
          <w:delText>4.1</w:delText>
        </w:r>
        <w:r w:rsidDel="005B1FD4">
          <w:rPr>
            <w:rFonts w:eastAsiaTheme="minorEastAsia" w:cstheme="minorBidi"/>
            <w:i/>
            <w:noProof/>
            <w:szCs w:val="22"/>
            <w:lang w:val="en-AU" w:eastAsia="en-AU"/>
          </w:rPr>
          <w:tab/>
        </w:r>
        <w:r w:rsidDel="005B1FD4">
          <w:rPr>
            <w:noProof/>
          </w:rPr>
          <w:delText>[Sub-process/Workflow Step 1]</w:delText>
        </w:r>
        <w:r w:rsidDel="005B1FD4">
          <w:rPr>
            <w:noProof/>
          </w:rPr>
          <w:tab/>
          <w:delText>18</w:delText>
        </w:r>
      </w:del>
    </w:p>
    <w:p w14:paraId="30455F24" w14:textId="670FEC9C" w:rsidR="009B1518" w:rsidDel="005B1FD4" w:rsidRDefault="009B1518">
      <w:pPr>
        <w:pStyle w:val="TOC3"/>
        <w:rPr>
          <w:del w:id="129" w:author="David Taylor" w:date="2020-09-11T15:01:00Z"/>
          <w:rFonts w:eastAsiaTheme="minorEastAsia" w:cstheme="minorBidi"/>
          <w:noProof/>
          <w:sz w:val="22"/>
          <w:szCs w:val="22"/>
          <w:lang w:val="en-AU" w:eastAsia="en-AU"/>
        </w:rPr>
      </w:pPr>
      <w:del w:id="130" w:author="David Taylor" w:date="2020-09-11T15:01:00Z">
        <w:r w:rsidDel="005B1FD4">
          <w:rPr>
            <w:noProof/>
          </w:rPr>
          <w:delText>4.1.1</w:delText>
        </w:r>
        <w:r w:rsidDel="005B1FD4">
          <w:rPr>
            <w:rFonts w:eastAsiaTheme="minorEastAsia" w:cstheme="minorBidi"/>
            <w:noProof/>
            <w:sz w:val="22"/>
            <w:szCs w:val="22"/>
            <w:lang w:val="en-AU" w:eastAsia="en-AU"/>
          </w:rPr>
          <w:tab/>
        </w:r>
        <w:r w:rsidDel="005B1FD4">
          <w:rPr>
            <w:noProof/>
          </w:rPr>
          <w:delText>[Procedures for step 1]</w:delText>
        </w:r>
        <w:r w:rsidDel="005B1FD4">
          <w:rPr>
            <w:noProof/>
          </w:rPr>
          <w:tab/>
          <w:delText>18</w:delText>
        </w:r>
      </w:del>
    </w:p>
    <w:p w14:paraId="705FBCF8" w14:textId="54682C02" w:rsidR="009B1518" w:rsidDel="005B1FD4" w:rsidRDefault="009B1518">
      <w:pPr>
        <w:pStyle w:val="TOC3"/>
        <w:rPr>
          <w:del w:id="131" w:author="David Taylor" w:date="2020-09-11T15:01:00Z"/>
          <w:rFonts w:eastAsiaTheme="minorEastAsia" w:cstheme="minorBidi"/>
          <w:noProof/>
          <w:sz w:val="22"/>
          <w:szCs w:val="22"/>
          <w:lang w:val="en-AU" w:eastAsia="en-AU"/>
        </w:rPr>
      </w:pPr>
      <w:del w:id="132" w:author="David Taylor" w:date="2020-09-11T15:01:00Z">
        <w:r w:rsidDel="005B1FD4">
          <w:rPr>
            <w:noProof/>
          </w:rPr>
          <w:delText>4.1.2</w:delText>
        </w:r>
        <w:r w:rsidDel="005B1FD4">
          <w:rPr>
            <w:rFonts w:eastAsiaTheme="minorEastAsia" w:cstheme="minorBidi"/>
            <w:noProof/>
            <w:sz w:val="22"/>
            <w:szCs w:val="22"/>
            <w:lang w:val="en-AU" w:eastAsia="en-AU"/>
          </w:rPr>
          <w:tab/>
        </w:r>
        <w:r w:rsidDel="005B1FD4">
          <w:rPr>
            <w:noProof/>
          </w:rPr>
          <w:delText>[Procedures for Step 2]:</w:delText>
        </w:r>
        <w:r w:rsidDel="005B1FD4">
          <w:rPr>
            <w:noProof/>
          </w:rPr>
          <w:tab/>
          <w:delText>19</w:delText>
        </w:r>
      </w:del>
    </w:p>
    <w:p w14:paraId="23E16E95" w14:textId="75434AB3" w:rsidR="009B1518" w:rsidDel="005B1FD4" w:rsidRDefault="009B1518">
      <w:pPr>
        <w:pStyle w:val="TOC2"/>
        <w:rPr>
          <w:del w:id="133" w:author="David Taylor" w:date="2020-09-11T15:01:00Z"/>
          <w:rFonts w:eastAsiaTheme="minorEastAsia" w:cstheme="minorBidi"/>
          <w:i/>
          <w:noProof/>
          <w:szCs w:val="22"/>
          <w:lang w:val="en-AU" w:eastAsia="en-AU"/>
        </w:rPr>
      </w:pPr>
      <w:del w:id="134" w:author="David Taylor" w:date="2020-09-11T15:01:00Z">
        <w:r w:rsidRPr="00611629" w:rsidDel="005B1FD4">
          <w:rPr>
            <w:rFonts w:cstheme="majorHAnsi"/>
            <w:noProof/>
            <w:color w:val="000000"/>
          </w:rPr>
          <w:delText>4.2</w:delText>
        </w:r>
        <w:r w:rsidDel="005B1FD4">
          <w:rPr>
            <w:rFonts w:eastAsiaTheme="minorEastAsia" w:cstheme="minorBidi"/>
            <w:i/>
            <w:noProof/>
            <w:szCs w:val="22"/>
            <w:lang w:val="en-AU" w:eastAsia="en-AU"/>
          </w:rPr>
          <w:tab/>
        </w:r>
        <w:r w:rsidRPr="00611629" w:rsidDel="005B1FD4">
          <w:rPr>
            <w:rFonts w:cstheme="majorHAnsi"/>
            <w:noProof/>
            <w:color w:val="000000"/>
          </w:rPr>
          <w:delText>[Sub-process/Workflow step 2]</w:delText>
        </w:r>
        <w:r w:rsidDel="005B1FD4">
          <w:rPr>
            <w:noProof/>
          </w:rPr>
          <w:tab/>
          <w:delText>20</w:delText>
        </w:r>
      </w:del>
    </w:p>
    <w:p w14:paraId="1A5C009B" w14:textId="6CA6963E" w:rsidR="009B1518" w:rsidDel="005B1FD4" w:rsidRDefault="009B1518">
      <w:pPr>
        <w:pStyle w:val="TOC3"/>
        <w:rPr>
          <w:del w:id="135" w:author="David Taylor" w:date="2020-09-11T15:01:00Z"/>
          <w:rFonts w:eastAsiaTheme="minorEastAsia" w:cstheme="minorBidi"/>
          <w:noProof/>
          <w:sz w:val="22"/>
          <w:szCs w:val="22"/>
          <w:lang w:val="en-AU" w:eastAsia="en-AU"/>
        </w:rPr>
      </w:pPr>
      <w:del w:id="136" w:author="David Taylor" w:date="2020-09-11T15:01:00Z">
        <w:r w:rsidDel="005B1FD4">
          <w:rPr>
            <w:noProof/>
          </w:rPr>
          <w:delText>4.2.1</w:delText>
        </w:r>
        <w:r w:rsidDel="005B1FD4">
          <w:rPr>
            <w:rFonts w:eastAsiaTheme="minorEastAsia" w:cstheme="minorBidi"/>
            <w:noProof/>
            <w:sz w:val="22"/>
            <w:szCs w:val="22"/>
            <w:lang w:val="en-AU" w:eastAsia="en-AU"/>
          </w:rPr>
          <w:tab/>
        </w:r>
        <w:r w:rsidDel="005B1FD4">
          <w:rPr>
            <w:noProof/>
          </w:rPr>
          <w:delText>[Procedures for step 2]</w:delText>
        </w:r>
        <w:r w:rsidDel="005B1FD4">
          <w:rPr>
            <w:noProof/>
          </w:rPr>
          <w:tab/>
          <w:delText>20</w:delText>
        </w:r>
      </w:del>
    </w:p>
    <w:p w14:paraId="568FEFCE" w14:textId="1E570F24" w:rsidR="009B1518" w:rsidDel="005B1FD4" w:rsidRDefault="009B1518">
      <w:pPr>
        <w:pStyle w:val="TOC1"/>
        <w:rPr>
          <w:del w:id="137" w:author="David Taylor" w:date="2020-09-11T15:01:00Z"/>
          <w:rFonts w:asciiTheme="minorHAnsi" w:eastAsiaTheme="minorEastAsia" w:hAnsiTheme="minorHAnsi" w:cstheme="minorBidi"/>
          <w:noProof/>
          <w:szCs w:val="22"/>
          <w:lang w:val="en-AU" w:eastAsia="en-AU"/>
        </w:rPr>
      </w:pPr>
      <w:del w:id="138" w:author="David Taylor" w:date="2020-09-11T15:01:00Z">
        <w:r w:rsidRPr="00611629" w:rsidDel="005B1FD4">
          <w:rPr>
            <w:rFonts w:cstheme="majorHAnsi"/>
            <w:noProof/>
            <w:color w:val="000000"/>
          </w:rPr>
          <w:delText>5</w:delText>
        </w:r>
        <w:r w:rsidDel="005B1FD4">
          <w:rPr>
            <w:rFonts w:asciiTheme="minorHAnsi" w:eastAsiaTheme="minorEastAsia" w:hAnsiTheme="minorHAnsi" w:cstheme="minorBidi"/>
            <w:noProof/>
            <w:szCs w:val="22"/>
            <w:lang w:val="en-AU" w:eastAsia="en-AU"/>
          </w:rPr>
          <w:tab/>
        </w:r>
        <w:r w:rsidRPr="00611629" w:rsidDel="005B1FD4">
          <w:rPr>
            <w:rFonts w:cstheme="majorHAnsi"/>
            <w:noProof/>
            <w:color w:val="000000"/>
          </w:rPr>
          <w:delText>[PREPARATION]</w:delText>
        </w:r>
        <w:r w:rsidDel="005B1FD4">
          <w:rPr>
            <w:noProof/>
          </w:rPr>
          <w:tab/>
          <w:delText>21</w:delText>
        </w:r>
      </w:del>
    </w:p>
    <w:p w14:paraId="6AEFA633" w14:textId="382050BA" w:rsidR="009B1518" w:rsidDel="005B1FD4" w:rsidRDefault="009B1518">
      <w:pPr>
        <w:pStyle w:val="TOC2"/>
        <w:rPr>
          <w:del w:id="139" w:author="David Taylor" w:date="2020-09-11T15:01:00Z"/>
          <w:rFonts w:eastAsiaTheme="minorEastAsia" w:cstheme="minorBidi"/>
          <w:i/>
          <w:noProof/>
          <w:szCs w:val="22"/>
          <w:lang w:val="en-AU" w:eastAsia="en-AU"/>
        </w:rPr>
      </w:pPr>
      <w:del w:id="140" w:author="David Taylor" w:date="2020-09-11T15:01:00Z">
        <w:r w:rsidRPr="00611629" w:rsidDel="005B1FD4">
          <w:rPr>
            <w:rFonts w:cstheme="majorHAnsi"/>
            <w:noProof/>
            <w:color w:val="000000"/>
          </w:rPr>
          <w:delText>5.1</w:delText>
        </w:r>
        <w:r w:rsidDel="005B1FD4">
          <w:rPr>
            <w:rFonts w:eastAsiaTheme="minorEastAsia" w:cstheme="minorBidi"/>
            <w:i/>
            <w:noProof/>
            <w:szCs w:val="22"/>
            <w:lang w:val="en-AU" w:eastAsia="en-AU"/>
          </w:rPr>
          <w:tab/>
        </w:r>
        <w:r w:rsidRPr="00611629" w:rsidDel="005B1FD4">
          <w:rPr>
            <w:rFonts w:cstheme="majorHAnsi"/>
            <w:noProof/>
            <w:color w:val="000000"/>
          </w:rPr>
          <w:delText>How to Transport and Store the Product</w:delText>
        </w:r>
        <w:r w:rsidDel="005B1FD4">
          <w:rPr>
            <w:noProof/>
          </w:rPr>
          <w:tab/>
          <w:delText>21</w:delText>
        </w:r>
      </w:del>
    </w:p>
    <w:p w14:paraId="06C7CFBE" w14:textId="6C733B8B" w:rsidR="009B1518" w:rsidDel="005B1FD4" w:rsidRDefault="009B1518">
      <w:pPr>
        <w:pStyle w:val="TOC3"/>
        <w:rPr>
          <w:del w:id="141" w:author="David Taylor" w:date="2020-09-11T15:01:00Z"/>
          <w:rFonts w:eastAsiaTheme="minorEastAsia" w:cstheme="minorBidi"/>
          <w:noProof/>
          <w:sz w:val="22"/>
          <w:szCs w:val="22"/>
          <w:lang w:val="en-AU" w:eastAsia="en-AU"/>
        </w:rPr>
      </w:pPr>
      <w:del w:id="142" w:author="David Taylor" w:date="2020-09-11T15:01:00Z">
        <w:r w:rsidDel="005B1FD4">
          <w:rPr>
            <w:noProof/>
          </w:rPr>
          <w:delText>5.1.1</w:delText>
        </w:r>
        <w:r w:rsidDel="005B1FD4">
          <w:rPr>
            <w:rFonts w:eastAsiaTheme="minorEastAsia" w:cstheme="minorBidi"/>
            <w:noProof/>
            <w:sz w:val="22"/>
            <w:szCs w:val="22"/>
            <w:lang w:val="en-AU" w:eastAsia="en-AU"/>
          </w:rPr>
          <w:tab/>
        </w:r>
        <w:r w:rsidDel="005B1FD4">
          <w:rPr>
            <w:noProof/>
          </w:rPr>
          <w:delText>Dimensions, mass and centre of gravity</w:delText>
        </w:r>
        <w:r w:rsidDel="005B1FD4">
          <w:rPr>
            <w:noProof/>
          </w:rPr>
          <w:tab/>
          <w:delText>21</w:delText>
        </w:r>
      </w:del>
    </w:p>
    <w:p w14:paraId="3A795E00" w14:textId="40C64110" w:rsidR="009B1518" w:rsidDel="005B1FD4" w:rsidRDefault="009B1518">
      <w:pPr>
        <w:pStyle w:val="TOC3"/>
        <w:rPr>
          <w:del w:id="143" w:author="David Taylor" w:date="2020-09-11T15:01:00Z"/>
          <w:rFonts w:eastAsiaTheme="minorEastAsia" w:cstheme="minorBidi"/>
          <w:noProof/>
          <w:sz w:val="22"/>
          <w:szCs w:val="22"/>
          <w:lang w:val="en-AU" w:eastAsia="en-AU"/>
        </w:rPr>
      </w:pPr>
      <w:del w:id="144" w:author="David Taylor" w:date="2020-09-11T15:01:00Z">
        <w:r w:rsidDel="005B1FD4">
          <w:rPr>
            <w:noProof/>
          </w:rPr>
          <w:delText>5.1.2</w:delText>
        </w:r>
        <w:r w:rsidDel="005B1FD4">
          <w:rPr>
            <w:rFonts w:eastAsiaTheme="minorEastAsia" w:cstheme="minorBidi"/>
            <w:noProof/>
            <w:sz w:val="22"/>
            <w:szCs w:val="22"/>
            <w:lang w:val="en-AU" w:eastAsia="en-AU"/>
          </w:rPr>
          <w:tab/>
        </w:r>
        <w:r w:rsidDel="005B1FD4">
          <w:rPr>
            <w:noProof/>
          </w:rPr>
          <w:delText>Lifting, handing and transporting the product</w:delText>
        </w:r>
        <w:r w:rsidDel="005B1FD4">
          <w:rPr>
            <w:noProof/>
          </w:rPr>
          <w:tab/>
          <w:delText>21</w:delText>
        </w:r>
      </w:del>
    </w:p>
    <w:p w14:paraId="5D1805C2" w14:textId="39F2A4AF" w:rsidR="009B1518" w:rsidDel="005B1FD4" w:rsidRDefault="009B1518">
      <w:pPr>
        <w:pStyle w:val="TOC3"/>
        <w:rPr>
          <w:del w:id="145" w:author="David Taylor" w:date="2020-09-11T15:01:00Z"/>
          <w:rFonts w:eastAsiaTheme="minorEastAsia" w:cstheme="minorBidi"/>
          <w:noProof/>
          <w:sz w:val="22"/>
          <w:szCs w:val="22"/>
          <w:lang w:val="en-AU" w:eastAsia="en-AU"/>
        </w:rPr>
      </w:pPr>
      <w:del w:id="146" w:author="David Taylor" w:date="2020-09-11T15:01:00Z">
        <w:r w:rsidDel="005B1FD4">
          <w:rPr>
            <w:noProof/>
          </w:rPr>
          <w:delText>5.1.3</w:delText>
        </w:r>
        <w:r w:rsidDel="005B1FD4">
          <w:rPr>
            <w:rFonts w:eastAsiaTheme="minorEastAsia" w:cstheme="minorBidi"/>
            <w:noProof/>
            <w:sz w:val="22"/>
            <w:szCs w:val="22"/>
            <w:lang w:val="en-AU" w:eastAsia="en-AU"/>
          </w:rPr>
          <w:tab/>
        </w:r>
        <w:r w:rsidDel="005B1FD4">
          <w:rPr>
            <w:noProof/>
          </w:rPr>
          <w:delText>Storing the product</w:delText>
        </w:r>
        <w:r w:rsidDel="005B1FD4">
          <w:rPr>
            <w:noProof/>
          </w:rPr>
          <w:tab/>
          <w:delText>22</w:delText>
        </w:r>
      </w:del>
    </w:p>
    <w:p w14:paraId="7DA1C28F" w14:textId="3295F46C" w:rsidR="009B1518" w:rsidDel="005B1FD4" w:rsidRDefault="009B1518">
      <w:pPr>
        <w:pStyle w:val="TOC3"/>
        <w:rPr>
          <w:del w:id="147" w:author="David Taylor" w:date="2020-09-11T15:01:00Z"/>
          <w:rFonts w:eastAsiaTheme="minorEastAsia" w:cstheme="minorBidi"/>
          <w:noProof/>
          <w:sz w:val="22"/>
          <w:szCs w:val="22"/>
          <w:lang w:val="en-AU" w:eastAsia="en-AU"/>
        </w:rPr>
      </w:pPr>
      <w:del w:id="148" w:author="David Taylor" w:date="2020-09-11T15:01:00Z">
        <w:r w:rsidDel="005B1FD4">
          <w:rPr>
            <w:noProof/>
          </w:rPr>
          <w:delText>5.1.4</w:delText>
        </w:r>
        <w:r w:rsidDel="005B1FD4">
          <w:rPr>
            <w:rFonts w:eastAsiaTheme="minorEastAsia" w:cstheme="minorBidi"/>
            <w:noProof/>
            <w:sz w:val="22"/>
            <w:szCs w:val="22"/>
            <w:lang w:val="en-AU" w:eastAsia="en-AU"/>
          </w:rPr>
          <w:tab/>
        </w:r>
        <w:r w:rsidDel="005B1FD4">
          <w:rPr>
            <w:noProof/>
          </w:rPr>
          <w:delText>Securing the product against shocks</w:delText>
        </w:r>
        <w:r w:rsidDel="005B1FD4">
          <w:rPr>
            <w:noProof/>
          </w:rPr>
          <w:tab/>
          <w:delText>22</w:delText>
        </w:r>
      </w:del>
    </w:p>
    <w:p w14:paraId="41B1D50C" w14:textId="5BD03186" w:rsidR="009B1518" w:rsidDel="005B1FD4" w:rsidRDefault="009B1518">
      <w:pPr>
        <w:pStyle w:val="TOC2"/>
        <w:rPr>
          <w:del w:id="149" w:author="David Taylor" w:date="2020-09-11T15:01:00Z"/>
          <w:rFonts w:eastAsiaTheme="minorEastAsia" w:cstheme="minorBidi"/>
          <w:i/>
          <w:noProof/>
          <w:szCs w:val="22"/>
          <w:lang w:val="en-AU" w:eastAsia="en-AU"/>
        </w:rPr>
      </w:pPr>
      <w:del w:id="150" w:author="David Taylor" w:date="2020-09-11T15:01:00Z">
        <w:r w:rsidRPr="00611629" w:rsidDel="005B1FD4">
          <w:rPr>
            <w:rFonts w:cstheme="majorHAnsi"/>
            <w:noProof/>
            <w:color w:val="000000"/>
          </w:rPr>
          <w:delText>5.2</w:delText>
        </w:r>
        <w:r w:rsidDel="005B1FD4">
          <w:rPr>
            <w:rFonts w:eastAsiaTheme="minorEastAsia" w:cstheme="minorBidi"/>
            <w:i/>
            <w:noProof/>
            <w:szCs w:val="22"/>
            <w:lang w:val="en-AU" w:eastAsia="en-AU"/>
          </w:rPr>
          <w:tab/>
        </w:r>
        <w:r w:rsidRPr="00611629" w:rsidDel="005B1FD4">
          <w:rPr>
            <w:rFonts w:cstheme="majorHAnsi"/>
            <w:noProof/>
            <w:color w:val="000000"/>
          </w:rPr>
          <w:delText>How to Install the Product</w:delText>
        </w:r>
        <w:r w:rsidDel="005B1FD4">
          <w:rPr>
            <w:noProof/>
          </w:rPr>
          <w:tab/>
          <w:delText>23</w:delText>
        </w:r>
      </w:del>
    </w:p>
    <w:p w14:paraId="5E46F2D1" w14:textId="56874BA6" w:rsidR="009B1518" w:rsidDel="005B1FD4" w:rsidRDefault="009B1518">
      <w:pPr>
        <w:pStyle w:val="TOC3"/>
        <w:rPr>
          <w:del w:id="151" w:author="David Taylor" w:date="2020-09-11T15:01:00Z"/>
          <w:rFonts w:eastAsiaTheme="minorEastAsia" w:cstheme="minorBidi"/>
          <w:noProof/>
          <w:sz w:val="22"/>
          <w:szCs w:val="22"/>
          <w:lang w:val="en-AU" w:eastAsia="en-AU"/>
        </w:rPr>
      </w:pPr>
      <w:del w:id="152" w:author="David Taylor" w:date="2020-09-11T15:01:00Z">
        <w:r w:rsidRPr="00611629" w:rsidDel="005B1FD4">
          <w:rPr>
            <w:noProof/>
            <w:color w:val="000000"/>
          </w:rPr>
          <w:delText>5.2.1</w:delText>
        </w:r>
        <w:r w:rsidDel="005B1FD4">
          <w:rPr>
            <w:rFonts w:eastAsiaTheme="minorEastAsia" w:cstheme="minorBidi"/>
            <w:noProof/>
            <w:sz w:val="22"/>
            <w:szCs w:val="22"/>
            <w:lang w:val="en-AU" w:eastAsia="en-AU"/>
          </w:rPr>
          <w:tab/>
        </w:r>
        <w:r w:rsidRPr="00611629" w:rsidDel="005B1FD4">
          <w:rPr>
            <w:noProof/>
            <w:color w:val="000000"/>
          </w:rPr>
          <w:delText>Removal of the transport and packaging restraints</w:delText>
        </w:r>
        <w:r w:rsidDel="005B1FD4">
          <w:rPr>
            <w:noProof/>
          </w:rPr>
          <w:tab/>
          <w:delText>23</w:delText>
        </w:r>
      </w:del>
    </w:p>
    <w:p w14:paraId="62DE2460" w14:textId="2CBC9A90" w:rsidR="009B1518" w:rsidDel="005B1FD4" w:rsidRDefault="009B1518">
      <w:pPr>
        <w:pStyle w:val="TOC3"/>
        <w:rPr>
          <w:del w:id="153" w:author="David Taylor" w:date="2020-09-11T15:01:00Z"/>
          <w:rFonts w:eastAsiaTheme="minorEastAsia" w:cstheme="minorBidi"/>
          <w:noProof/>
          <w:sz w:val="22"/>
          <w:szCs w:val="22"/>
          <w:lang w:val="en-AU" w:eastAsia="en-AU"/>
        </w:rPr>
      </w:pPr>
      <w:del w:id="154" w:author="David Taylor" w:date="2020-09-11T15:01:00Z">
        <w:r w:rsidDel="005B1FD4">
          <w:rPr>
            <w:noProof/>
          </w:rPr>
          <w:delText>5.2.2</w:delText>
        </w:r>
        <w:r w:rsidDel="005B1FD4">
          <w:rPr>
            <w:rFonts w:eastAsiaTheme="minorEastAsia" w:cstheme="minorBidi"/>
            <w:noProof/>
            <w:sz w:val="22"/>
            <w:szCs w:val="22"/>
            <w:lang w:val="en-AU" w:eastAsia="en-AU"/>
          </w:rPr>
          <w:tab/>
        </w:r>
        <w:r w:rsidDel="005B1FD4">
          <w:rPr>
            <w:noProof/>
          </w:rPr>
          <w:delText>Unpacking the product</w:delText>
        </w:r>
        <w:r w:rsidDel="005B1FD4">
          <w:rPr>
            <w:noProof/>
          </w:rPr>
          <w:tab/>
          <w:delText>23</w:delText>
        </w:r>
      </w:del>
    </w:p>
    <w:p w14:paraId="7F2658A7" w14:textId="0A9E14DA" w:rsidR="009B1518" w:rsidDel="005B1FD4" w:rsidRDefault="009B1518">
      <w:pPr>
        <w:pStyle w:val="TOC3"/>
        <w:rPr>
          <w:del w:id="155" w:author="David Taylor" w:date="2020-09-11T15:01:00Z"/>
          <w:rFonts w:eastAsiaTheme="minorEastAsia" w:cstheme="minorBidi"/>
          <w:noProof/>
          <w:sz w:val="22"/>
          <w:szCs w:val="22"/>
          <w:lang w:val="en-AU" w:eastAsia="en-AU"/>
        </w:rPr>
      </w:pPr>
      <w:del w:id="156" w:author="David Taylor" w:date="2020-09-11T15:01:00Z">
        <w:r w:rsidDel="005B1FD4">
          <w:rPr>
            <w:noProof/>
          </w:rPr>
          <w:delText>5.2.3</w:delText>
        </w:r>
        <w:r w:rsidDel="005B1FD4">
          <w:rPr>
            <w:rFonts w:eastAsiaTheme="minorEastAsia" w:cstheme="minorBidi"/>
            <w:noProof/>
            <w:sz w:val="22"/>
            <w:szCs w:val="22"/>
            <w:lang w:val="en-AU" w:eastAsia="en-AU"/>
          </w:rPr>
          <w:tab/>
        </w:r>
        <w:r w:rsidDel="005B1FD4">
          <w:rPr>
            <w:noProof/>
          </w:rPr>
          <w:delText>Packaging contents</w:delText>
        </w:r>
        <w:r w:rsidDel="005B1FD4">
          <w:rPr>
            <w:noProof/>
          </w:rPr>
          <w:tab/>
          <w:delText>23</w:delText>
        </w:r>
      </w:del>
    </w:p>
    <w:p w14:paraId="7D240071" w14:textId="2DE48C42" w:rsidR="009B1518" w:rsidDel="005B1FD4" w:rsidRDefault="009B1518">
      <w:pPr>
        <w:pStyle w:val="TOC3"/>
        <w:rPr>
          <w:del w:id="157" w:author="David Taylor" w:date="2020-09-11T15:01:00Z"/>
          <w:rFonts w:eastAsiaTheme="minorEastAsia" w:cstheme="minorBidi"/>
          <w:noProof/>
          <w:sz w:val="22"/>
          <w:szCs w:val="22"/>
          <w:lang w:val="en-AU" w:eastAsia="en-AU"/>
        </w:rPr>
      </w:pPr>
      <w:del w:id="158" w:author="David Taylor" w:date="2020-09-11T15:01:00Z">
        <w:r w:rsidDel="005B1FD4">
          <w:rPr>
            <w:noProof/>
          </w:rPr>
          <w:delText>5.2.4</w:delText>
        </w:r>
        <w:r w:rsidDel="005B1FD4">
          <w:rPr>
            <w:rFonts w:eastAsiaTheme="minorEastAsia" w:cstheme="minorBidi"/>
            <w:noProof/>
            <w:sz w:val="22"/>
            <w:szCs w:val="22"/>
            <w:lang w:val="en-AU" w:eastAsia="en-AU"/>
          </w:rPr>
          <w:tab/>
        </w:r>
        <w:r w:rsidDel="005B1FD4">
          <w:rPr>
            <w:noProof/>
          </w:rPr>
          <w:delText>Minimum space needed</w:delText>
        </w:r>
        <w:r w:rsidDel="005B1FD4">
          <w:rPr>
            <w:noProof/>
          </w:rPr>
          <w:tab/>
          <w:delText>24</w:delText>
        </w:r>
      </w:del>
    </w:p>
    <w:p w14:paraId="6931DFF7" w14:textId="047FBA4E" w:rsidR="009B1518" w:rsidDel="005B1FD4" w:rsidRDefault="009B1518">
      <w:pPr>
        <w:pStyle w:val="TOC3"/>
        <w:rPr>
          <w:del w:id="159" w:author="David Taylor" w:date="2020-09-11T15:01:00Z"/>
          <w:rFonts w:eastAsiaTheme="minorEastAsia" w:cstheme="minorBidi"/>
          <w:noProof/>
          <w:sz w:val="22"/>
          <w:szCs w:val="22"/>
          <w:lang w:val="en-AU" w:eastAsia="en-AU"/>
        </w:rPr>
      </w:pPr>
      <w:del w:id="160" w:author="David Taylor" w:date="2020-09-11T15:01:00Z">
        <w:r w:rsidDel="005B1FD4">
          <w:rPr>
            <w:noProof/>
          </w:rPr>
          <w:delText>5.2.5</w:delText>
        </w:r>
        <w:r w:rsidDel="005B1FD4">
          <w:rPr>
            <w:rFonts w:eastAsiaTheme="minorEastAsia" w:cstheme="minorBidi"/>
            <w:noProof/>
            <w:sz w:val="22"/>
            <w:szCs w:val="22"/>
            <w:lang w:val="en-AU" w:eastAsia="en-AU"/>
          </w:rPr>
          <w:tab/>
        </w:r>
        <w:r w:rsidDel="005B1FD4">
          <w:rPr>
            <w:noProof/>
          </w:rPr>
          <w:delText>Layout plan</w:delText>
        </w:r>
        <w:r w:rsidDel="005B1FD4">
          <w:rPr>
            <w:noProof/>
          </w:rPr>
          <w:tab/>
          <w:delText>24</w:delText>
        </w:r>
      </w:del>
    </w:p>
    <w:p w14:paraId="3969FCBE" w14:textId="372F6A4E" w:rsidR="009B1518" w:rsidDel="005B1FD4" w:rsidRDefault="009B1518">
      <w:pPr>
        <w:pStyle w:val="TOC3"/>
        <w:rPr>
          <w:del w:id="161" w:author="David Taylor" w:date="2020-09-11T15:01:00Z"/>
          <w:rFonts w:eastAsiaTheme="minorEastAsia" w:cstheme="minorBidi"/>
          <w:noProof/>
          <w:sz w:val="22"/>
          <w:szCs w:val="22"/>
          <w:lang w:val="en-AU" w:eastAsia="en-AU"/>
        </w:rPr>
      </w:pPr>
      <w:del w:id="162" w:author="David Taylor" w:date="2020-09-11T15:01:00Z">
        <w:r w:rsidDel="005B1FD4">
          <w:rPr>
            <w:noProof/>
          </w:rPr>
          <w:delText>5.2.6</w:delText>
        </w:r>
        <w:r w:rsidDel="005B1FD4">
          <w:rPr>
            <w:rFonts w:eastAsiaTheme="minorEastAsia" w:cstheme="minorBidi"/>
            <w:noProof/>
            <w:sz w:val="22"/>
            <w:szCs w:val="22"/>
            <w:lang w:val="en-AU" w:eastAsia="en-AU"/>
          </w:rPr>
          <w:tab/>
        </w:r>
        <w:r w:rsidDel="005B1FD4">
          <w:rPr>
            <w:noProof/>
          </w:rPr>
          <w:delText>Interconnection diagram</w:delText>
        </w:r>
        <w:r w:rsidDel="005B1FD4">
          <w:rPr>
            <w:noProof/>
          </w:rPr>
          <w:tab/>
          <w:delText>25</w:delText>
        </w:r>
      </w:del>
    </w:p>
    <w:p w14:paraId="3211E216" w14:textId="75A37AEB" w:rsidR="009B1518" w:rsidDel="005B1FD4" w:rsidRDefault="009B1518">
      <w:pPr>
        <w:pStyle w:val="TOC3"/>
        <w:rPr>
          <w:del w:id="163" w:author="David Taylor" w:date="2020-09-11T15:01:00Z"/>
          <w:rFonts w:eastAsiaTheme="minorEastAsia" w:cstheme="minorBidi"/>
          <w:noProof/>
          <w:sz w:val="22"/>
          <w:szCs w:val="22"/>
          <w:lang w:val="en-AU" w:eastAsia="en-AU"/>
        </w:rPr>
      </w:pPr>
      <w:del w:id="164" w:author="David Taylor" w:date="2020-09-11T15:01:00Z">
        <w:r w:rsidDel="005B1FD4">
          <w:rPr>
            <w:noProof/>
          </w:rPr>
          <w:delText>5.2.7</w:delText>
        </w:r>
        <w:r w:rsidDel="005B1FD4">
          <w:rPr>
            <w:rFonts w:eastAsiaTheme="minorEastAsia" w:cstheme="minorBidi"/>
            <w:noProof/>
            <w:sz w:val="22"/>
            <w:szCs w:val="22"/>
            <w:lang w:val="en-AU" w:eastAsia="en-AU"/>
          </w:rPr>
          <w:tab/>
        </w:r>
        <w:r w:rsidDel="005B1FD4">
          <w:rPr>
            <w:noProof/>
          </w:rPr>
          <w:delText>Conditions for assembling</w:delText>
        </w:r>
        <w:r w:rsidDel="005B1FD4">
          <w:rPr>
            <w:noProof/>
          </w:rPr>
          <w:tab/>
          <w:delText>25</w:delText>
        </w:r>
      </w:del>
    </w:p>
    <w:p w14:paraId="731B3065" w14:textId="1D3248D9" w:rsidR="009B1518" w:rsidDel="005B1FD4" w:rsidRDefault="009B1518">
      <w:pPr>
        <w:pStyle w:val="TOC3"/>
        <w:rPr>
          <w:del w:id="165" w:author="David Taylor" w:date="2020-09-11T15:01:00Z"/>
          <w:rFonts w:eastAsiaTheme="minorEastAsia" w:cstheme="minorBidi"/>
          <w:noProof/>
          <w:sz w:val="22"/>
          <w:szCs w:val="22"/>
          <w:lang w:val="en-AU" w:eastAsia="en-AU"/>
        </w:rPr>
      </w:pPr>
      <w:del w:id="166" w:author="David Taylor" w:date="2020-09-11T15:01:00Z">
        <w:r w:rsidRPr="00611629" w:rsidDel="005B1FD4">
          <w:rPr>
            <w:noProof/>
            <w:color w:val="000000"/>
          </w:rPr>
          <w:delText>5.2.8</w:delText>
        </w:r>
        <w:r w:rsidDel="005B1FD4">
          <w:rPr>
            <w:rFonts w:eastAsiaTheme="minorEastAsia" w:cstheme="minorBidi"/>
            <w:noProof/>
            <w:sz w:val="22"/>
            <w:szCs w:val="22"/>
            <w:lang w:val="en-AU" w:eastAsia="en-AU"/>
          </w:rPr>
          <w:tab/>
        </w:r>
        <w:r w:rsidRPr="00611629" w:rsidDel="005B1FD4">
          <w:rPr>
            <w:rFonts w:cstheme="majorHAnsi"/>
            <w:noProof/>
            <w:color w:val="000000"/>
          </w:rPr>
          <w:delText>Installation of the base</w:delText>
        </w:r>
        <w:r w:rsidDel="005B1FD4">
          <w:rPr>
            <w:noProof/>
          </w:rPr>
          <w:tab/>
          <w:delText>25</w:delText>
        </w:r>
      </w:del>
    </w:p>
    <w:p w14:paraId="751C7AB0" w14:textId="307E96D7" w:rsidR="009B1518" w:rsidDel="005B1FD4" w:rsidRDefault="009B1518">
      <w:pPr>
        <w:pStyle w:val="TOC3"/>
        <w:rPr>
          <w:del w:id="167" w:author="David Taylor" w:date="2020-09-11T15:01:00Z"/>
          <w:rFonts w:eastAsiaTheme="minorEastAsia" w:cstheme="minorBidi"/>
          <w:noProof/>
          <w:sz w:val="22"/>
          <w:szCs w:val="22"/>
          <w:lang w:val="en-AU" w:eastAsia="en-AU"/>
        </w:rPr>
      </w:pPr>
      <w:del w:id="168" w:author="David Taylor" w:date="2020-09-11T15:01:00Z">
        <w:r w:rsidRPr="00611629" w:rsidDel="005B1FD4">
          <w:rPr>
            <w:noProof/>
            <w:color w:val="000000"/>
          </w:rPr>
          <w:delText>5.2.9</w:delText>
        </w:r>
        <w:r w:rsidDel="005B1FD4">
          <w:rPr>
            <w:rFonts w:eastAsiaTheme="minorEastAsia" w:cstheme="minorBidi"/>
            <w:noProof/>
            <w:sz w:val="22"/>
            <w:szCs w:val="22"/>
            <w:lang w:val="en-AU" w:eastAsia="en-AU"/>
          </w:rPr>
          <w:tab/>
        </w:r>
        <w:r w:rsidRPr="00611629" w:rsidDel="005B1FD4">
          <w:rPr>
            <w:rFonts w:cstheme="majorHAnsi"/>
            <w:noProof/>
            <w:color w:val="000000"/>
          </w:rPr>
          <w:delText>[Installation of protective features]</w:delText>
        </w:r>
        <w:r w:rsidDel="005B1FD4">
          <w:rPr>
            <w:noProof/>
          </w:rPr>
          <w:tab/>
          <w:delText>25</w:delText>
        </w:r>
      </w:del>
    </w:p>
    <w:p w14:paraId="609BB6A2" w14:textId="3323F569" w:rsidR="009B1518" w:rsidDel="005B1FD4" w:rsidRDefault="009B1518">
      <w:pPr>
        <w:pStyle w:val="TOC2"/>
        <w:rPr>
          <w:del w:id="169" w:author="David Taylor" w:date="2020-09-11T15:01:00Z"/>
          <w:rFonts w:eastAsiaTheme="minorEastAsia" w:cstheme="minorBidi"/>
          <w:i/>
          <w:noProof/>
          <w:szCs w:val="22"/>
          <w:lang w:val="en-AU" w:eastAsia="en-AU"/>
        </w:rPr>
      </w:pPr>
      <w:del w:id="170" w:author="David Taylor" w:date="2020-09-11T15:01:00Z">
        <w:r w:rsidRPr="00611629" w:rsidDel="005B1FD4">
          <w:rPr>
            <w:rFonts w:cstheme="majorHAnsi"/>
            <w:noProof/>
            <w:color w:val="000000"/>
          </w:rPr>
          <w:delText>5.3</w:delText>
        </w:r>
        <w:r w:rsidDel="005B1FD4">
          <w:rPr>
            <w:rFonts w:eastAsiaTheme="minorEastAsia" w:cstheme="minorBidi"/>
            <w:i/>
            <w:noProof/>
            <w:szCs w:val="22"/>
            <w:lang w:val="en-AU" w:eastAsia="en-AU"/>
          </w:rPr>
          <w:tab/>
        </w:r>
        <w:r w:rsidRPr="00611629" w:rsidDel="005B1FD4">
          <w:rPr>
            <w:rFonts w:cstheme="majorHAnsi"/>
            <w:noProof/>
            <w:color w:val="000000"/>
          </w:rPr>
          <w:delText>[How to Commission the Product]</w:delText>
        </w:r>
        <w:r w:rsidDel="005B1FD4">
          <w:rPr>
            <w:noProof/>
          </w:rPr>
          <w:tab/>
          <w:delText>26</w:delText>
        </w:r>
      </w:del>
    </w:p>
    <w:p w14:paraId="50BA5911" w14:textId="546CC77C" w:rsidR="009B1518" w:rsidDel="005B1FD4" w:rsidRDefault="009B1518">
      <w:pPr>
        <w:pStyle w:val="TOC1"/>
        <w:rPr>
          <w:del w:id="171" w:author="David Taylor" w:date="2020-09-11T15:01:00Z"/>
          <w:rFonts w:asciiTheme="minorHAnsi" w:eastAsiaTheme="minorEastAsia" w:hAnsiTheme="minorHAnsi" w:cstheme="minorBidi"/>
          <w:noProof/>
          <w:szCs w:val="22"/>
          <w:lang w:val="en-AU" w:eastAsia="en-AU"/>
        </w:rPr>
      </w:pPr>
      <w:del w:id="172" w:author="David Taylor" w:date="2020-09-11T15:01:00Z">
        <w:r w:rsidRPr="00611629" w:rsidDel="005B1FD4">
          <w:rPr>
            <w:rFonts w:cstheme="majorHAnsi"/>
            <w:noProof/>
            <w:color w:val="000000"/>
          </w:rPr>
          <w:delText>6</w:delText>
        </w:r>
        <w:r w:rsidDel="005B1FD4">
          <w:rPr>
            <w:rFonts w:asciiTheme="minorHAnsi" w:eastAsiaTheme="minorEastAsia" w:hAnsiTheme="minorHAnsi" w:cstheme="minorBidi"/>
            <w:noProof/>
            <w:szCs w:val="22"/>
            <w:lang w:val="en-AU" w:eastAsia="en-AU"/>
          </w:rPr>
          <w:tab/>
        </w:r>
        <w:r w:rsidRPr="00611629" w:rsidDel="005B1FD4">
          <w:rPr>
            <w:rFonts w:cstheme="majorHAnsi"/>
            <w:noProof/>
            <w:color w:val="000000"/>
          </w:rPr>
          <w:delText>[OPERATION/USE]</w:delText>
        </w:r>
        <w:r w:rsidDel="005B1FD4">
          <w:rPr>
            <w:noProof/>
          </w:rPr>
          <w:tab/>
          <w:delText>27</w:delText>
        </w:r>
      </w:del>
    </w:p>
    <w:p w14:paraId="17F7B074" w14:textId="296EFFEB" w:rsidR="009B1518" w:rsidDel="005B1FD4" w:rsidRDefault="009B1518">
      <w:pPr>
        <w:pStyle w:val="TOC2"/>
        <w:rPr>
          <w:del w:id="173" w:author="David Taylor" w:date="2020-09-11T15:01:00Z"/>
          <w:rFonts w:eastAsiaTheme="minorEastAsia" w:cstheme="minorBidi"/>
          <w:i/>
          <w:noProof/>
          <w:szCs w:val="22"/>
          <w:lang w:val="en-AU" w:eastAsia="en-AU"/>
        </w:rPr>
      </w:pPr>
      <w:del w:id="174" w:author="David Taylor" w:date="2020-09-11T15:01:00Z">
        <w:r w:rsidDel="005B1FD4">
          <w:rPr>
            <w:noProof/>
          </w:rPr>
          <w:delText>6.1</w:delText>
        </w:r>
        <w:r w:rsidDel="005B1FD4">
          <w:rPr>
            <w:rFonts w:eastAsiaTheme="minorEastAsia" w:cstheme="minorBidi"/>
            <w:i/>
            <w:noProof/>
            <w:szCs w:val="22"/>
            <w:lang w:val="en-AU" w:eastAsia="en-AU"/>
          </w:rPr>
          <w:tab/>
        </w:r>
        <w:r w:rsidDel="005B1FD4">
          <w:rPr>
            <w:noProof/>
          </w:rPr>
          <w:delText>[How to Use the Product]</w:delText>
        </w:r>
        <w:r w:rsidDel="005B1FD4">
          <w:rPr>
            <w:noProof/>
          </w:rPr>
          <w:tab/>
          <w:delText>27</w:delText>
        </w:r>
      </w:del>
    </w:p>
    <w:p w14:paraId="14390C5D" w14:textId="077480F4" w:rsidR="009B1518" w:rsidDel="005B1FD4" w:rsidRDefault="009B1518">
      <w:pPr>
        <w:pStyle w:val="TOC3"/>
        <w:rPr>
          <w:del w:id="175" w:author="David Taylor" w:date="2020-09-11T15:01:00Z"/>
          <w:rFonts w:eastAsiaTheme="minorEastAsia" w:cstheme="minorBidi"/>
          <w:noProof/>
          <w:sz w:val="22"/>
          <w:szCs w:val="22"/>
          <w:lang w:val="en-AU" w:eastAsia="en-AU"/>
        </w:rPr>
      </w:pPr>
      <w:del w:id="176" w:author="David Taylor" w:date="2020-09-11T15:01:00Z">
        <w:r w:rsidDel="005B1FD4">
          <w:rPr>
            <w:noProof/>
          </w:rPr>
          <w:delText>6.1.1</w:delText>
        </w:r>
        <w:r w:rsidDel="005B1FD4">
          <w:rPr>
            <w:rFonts w:eastAsiaTheme="minorEastAsia" w:cstheme="minorBidi"/>
            <w:noProof/>
            <w:sz w:val="22"/>
            <w:szCs w:val="22"/>
            <w:lang w:val="en-AU" w:eastAsia="en-AU"/>
          </w:rPr>
          <w:tab/>
        </w:r>
        <w:r w:rsidDel="005B1FD4">
          <w:rPr>
            <w:noProof/>
          </w:rPr>
          <w:delText>[Manual operating techniques]</w:delText>
        </w:r>
        <w:r w:rsidDel="005B1FD4">
          <w:rPr>
            <w:noProof/>
          </w:rPr>
          <w:tab/>
          <w:delText>27</w:delText>
        </w:r>
      </w:del>
    </w:p>
    <w:p w14:paraId="6B9C046E" w14:textId="6F42EDCC" w:rsidR="009B1518" w:rsidDel="005B1FD4" w:rsidRDefault="009B1518">
      <w:pPr>
        <w:pStyle w:val="TOC3"/>
        <w:rPr>
          <w:del w:id="177" w:author="David Taylor" w:date="2020-09-11T15:01:00Z"/>
          <w:rFonts w:eastAsiaTheme="minorEastAsia" w:cstheme="minorBidi"/>
          <w:noProof/>
          <w:sz w:val="22"/>
          <w:szCs w:val="22"/>
          <w:lang w:val="en-AU" w:eastAsia="en-AU"/>
        </w:rPr>
      </w:pPr>
      <w:del w:id="178" w:author="David Taylor" w:date="2020-09-11T15:01:00Z">
        <w:r w:rsidDel="005B1FD4">
          <w:rPr>
            <w:noProof/>
          </w:rPr>
          <w:delText>6.1.2</w:delText>
        </w:r>
        <w:r w:rsidDel="005B1FD4">
          <w:rPr>
            <w:rFonts w:eastAsiaTheme="minorEastAsia" w:cstheme="minorBidi"/>
            <w:noProof/>
            <w:sz w:val="22"/>
            <w:szCs w:val="22"/>
            <w:lang w:val="en-AU" w:eastAsia="en-AU"/>
          </w:rPr>
          <w:tab/>
        </w:r>
        <w:r w:rsidDel="005B1FD4">
          <w:rPr>
            <w:noProof/>
          </w:rPr>
          <w:delText>Manual/Automatic operation</w:delText>
        </w:r>
        <w:r w:rsidDel="005B1FD4">
          <w:rPr>
            <w:noProof/>
          </w:rPr>
          <w:tab/>
          <w:delText>27</w:delText>
        </w:r>
      </w:del>
    </w:p>
    <w:p w14:paraId="5B62D616" w14:textId="04512A41" w:rsidR="009B1518" w:rsidDel="005B1FD4" w:rsidRDefault="009B1518">
      <w:pPr>
        <w:pStyle w:val="TOC3"/>
        <w:rPr>
          <w:del w:id="179" w:author="David Taylor" w:date="2020-09-11T15:01:00Z"/>
          <w:rFonts w:eastAsiaTheme="minorEastAsia" w:cstheme="minorBidi"/>
          <w:noProof/>
          <w:sz w:val="22"/>
          <w:szCs w:val="22"/>
          <w:lang w:val="en-AU" w:eastAsia="en-AU"/>
        </w:rPr>
      </w:pPr>
      <w:del w:id="180" w:author="David Taylor" w:date="2020-09-11T15:01:00Z">
        <w:r w:rsidDel="005B1FD4">
          <w:rPr>
            <w:noProof/>
          </w:rPr>
          <w:delText>6.1.3</w:delText>
        </w:r>
        <w:r w:rsidDel="005B1FD4">
          <w:rPr>
            <w:rFonts w:eastAsiaTheme="minorEastAsia" w:cstheme="minorBidi"/>
            <w:noProof/>
            <w:sz w:val="22"/>
            <w:szCs w:val="22"/>
            <w:lang w:val="en-AU" w:eastAsia="en-AU"/>
          </w:rPr>
          <w:tab/>
        </w:r>
        <w:r w:rsidDel="005B1FD4">
          <w:rPr>
            <w:noProof/>
          </w:rPr>
          <w:delText>Starting/Stopping the product’s operation</w:delText>
        </w:r>
        <w:r w:rsidDel="005B1FD4">
          <w:rPr>
            <w:noProof/>
          </w:rPr>
          <w:tab/>
          <w:delText>27</w:delText>
        </w:r>
      </w:del>
    </w:p>
    <w:p w14:paraId="79BBFA02" w14:textId="0281C68E" w:rsidR="009B1518" w:rsidDel="005B1FD4" w:rsidRDefault="009B1518">
      <w:pPr>
        <w:pStyle w:val="TOC3"/>
        <w:rPr>
          <w:del w:id="181" w:author="David Taylor" w:date="2020-09-11T15:01:00Z"/>
          <w:rFonts w:eastAsiaTheme="minorEastAsia" w:cstheme="minorBidi"/>
          <w:noProof/>
          <w:sz w:val="22"/>
          <w:szCs w:val="22"/>
          <w:lang w:val="en-AU" w:eastAsia="en-AU"/>
        </w:rPr>
      </w:pPr>
      <w:del w:id="182" w:author="David Taylor" w:date="2020-09-11T15:01:00Z">
        <w:r w:rsidDel="005B1FD4">
          <w:rPr>
            <w:noProof/>
          </w:rPr>
          <w:delText>6.1.4</w:delText>
        </w:r>
        <w:r w:rsidDel="005B1FD4">
          <w:rPr>
            <w:rFonts w:eastAsiaTheme="minorEastAsia" w:cstheme="minorBidi"/>
            <w:noProof/>
            <w:sz w:val="22"/>
            <w:szCs w:val="22"/>
            <w:lang w:val="en-AU" w:eastAsia="en-AU"/>
          </w:rPr>
          <w:tab/>
        </w:r>
        <w:r w:rsidDel="005B1FD4">
          <w:rPr>
            <w:noProof/>
          </w:rPr>
          <w:delText>Checks before using the product</w:delText>
        </w:r>
        <w:r w:rsidDel="005B1FD4">
          <w:rPr>
            <w:noProof/>
          </w:rPr>
          <w:tab/>
          <w:delText>27</w:delText>
        </w:r>
      </w:del>
    </w:p>
    <w:p w14:paraId="3B730DC5" w14:textId="58B94F7A" w:rsidR="009B1518" w:rsidDel="005B1FD4" w:rsidRDefault="009B1518">
      <w:pPr>
        <w:pStyle w:val="TOC2"/>
        <w:rPr>
          <w:del w:id="183" w:author="David Taylor" w:date="2020-09-11T15:01:00Z"/>
          <w:rFonts w:eastAsiaTheme="minorEastAsia" w:cstheme="minorBidi"/>
          <w:i/>
          <w:noProof/>
          <w:szCs w:val="22"/>
          <w:lang w:val="en-AU" w:eastAsia="en-AU"/>
        </w:rPr>
      </w:pPr>
      <w:del w:id="184" w:author="David Taylor" w:date="2020-09-11T15:01:00Z">
        <w:r w:rsidDel="005B1FD4">
          <w:rPr>
            <w:noProof/>
          </w:rPr>
          <w:delText>6.2</w:delText>
        </w:r>
        <w:r w:rsidDel="005B1FD4">
          <w:rPr>
            <w:rFonts w:eastAsiaTheme="minorEastAsia" w:cstheme="minorBidi"/>
            <w:i/>
            <w:noProof/>
            <w:szCs w:val="22"/>
            <w:lang w:val="en-AU" w:eastAsia="en-AU"/>
          </w:rPr>
          <w:tab/>
        </w:r>
        <w:r w:rsidDel="005B1FD4">
          <w:rPr>
            <w:noProof/>
          </w:rPr>
          <w:delText>[How to Use the Product Remotely/Automatically]</w:delText>
        </w:r>
        <w:r w:rsidDel="005B1FD4">
          <w:rPr>
            <w:noProof/>
          </w:rPr>
          <w:tab/>
          <w:delText>29</w:delText>
        </w:r>
      </w:del>
    </w:p>
    <w:p w14:paraId="47E41FE6" w14:textId="1AD3076D" w:rsidR="009B1518" w:rsidDel="005B1FD4" w:rsidRDefault="009B1518">
      <w:pPr>
        <w:pStyle w:val="TOC3"/>
        <w:rPr>
          <w:del w:id="185" w:author="David Taylor" w:date="2020-09-11T15:01:00Z"/>
          <w:rFonts w:eastAsiaTheme="minorEastAsia" w:cstheme="minorBidi"/>
          <w:noProof/>
          <w:sz w:val="22"/>
          <w:szCs w:val="22"/>
          <w:lang w:val="en-AU" w:eastAsia="en-AU"/>
        </w:rPr>
      </w:pPr>
      <w:del w:id="186" w:author="David Taylor" w:date="2020-09-11T15:01:00Z">
        <w:r w:rsidDel="005B1FD4">
          <w:rPr>
            <w:noProof/>
          </w:rPr>
          <w:delText>6.2.1</w:delText>
        </w:r>
        <w:r w:rsidDel="005B1FD4">
          <w:rPr>
            <w:rFonts w:eastAsiaTheme="minorEastAsia" w:cstheme="minorBidi"/>
            <w:noProof/>
            <w:sz w:val="22"/>
            <w:szCs w:val="22"/>
            <w:lang w:val="en-AU" w:eastAsia="en-AU"/>
          </w:rPr>
          <w:tab/>
        </w:r>
        <w:r w:rsidDel="005B1FD4">
          <w:rPr>
            <w:noProof/>
          </w:rPr>
          <w:delText>[Remote use]</w:delText>
        </w:r>
        <w:r w:rsidDel="005B1FD4">
          <w:rPr>
            <w:noProof/>
          </w:rPr>
          <w:tab/>
          <w:delText>29</w:delText>
        </w:r>
      </w:del>
    </w:p>
    <w:p w14:paraId="15A89286" w14:textId="1506C488" w:rsidR="009B1518" w:rsidDel="005B1FD4" w:rsidRDefault="009B1518">
      <w:pPr>
        <w:pStyle w:val="TOC3"/>
        <w:rPr>
          <w:del w:id="187" w:author="David Taylor" w:date="2020-09-11T15:01:00Z"/>
          <w:rFonts w:eastAsiaTheme="minorEastAsia" w:cstheme="minorBidi"/>
          <w:noProof/>
          <w:sz w:val="22"/>
          <w:szCs w:val="22"/>
          <w:lang w:val="en-AU" w:eastAsia="en-AU"/>
        </w:rPr>
      </w:pPr>
      <w:del w:id="188" w:author="David Taylor" w:date="2020-09-11T15:01:00Z">
        <w:r w:rsidRPr="00611629" w:rsidDel="005B1FD4">
          <w:rPr>
            <w:noProof/>
            <w:color w:val="000000"/>
          </w:rPr>
          <w:delText>6.2.2</w:delText>
        </w:r>
        <w:r w:rsidDel="005B1FD4">
          <w:rPr>
            <w:rFonts w:eastAsiaTheme="minorEastAsia" w:cstheme="minorBidi"/>
            <w:noProof/>
            <w:sz w:val="22"/>
            <w:szCs w:val="22"/>
            <w:lang w:val="en-AU" w:eastAsia="en-AU"/>
          </w:rPr>
          <w:tab/>
        </w:r>
        <w:r w:rsidRPr="00611629" w:rsidDel="005B1FD4">
          <w:rPr>
            <w:rFonts w:cstheme="majorHAnsi"/>
            <w:noProof/>
            <w:color w:val="000000"/>
          </w:rPr>
          <w:delText>[Automatic use]</w:delText>
        </w:r>
        <w:r w:rsidDel="005B1FD4">
          <w:rPr>
            <w:noProof/>
          </w:rPr>
          <w:tab/>
          <w:delText>29</w:delText>
        </w:r>
      </w:del>
    </w:p>
    <w:p w14:paraId="7F09DB98" w14:textId="5F390BA2" w:rsidR="009B1518" w:rsidDel="005B1FD4" w:rsidRDefault="009B1518">
      <w:pPr>
        <w:pStyle w:val="TOC2"/>
        <w:rPr>
          <w:del w:id="189" w:author="David Taylor" w:date="2020-09-11T15:01:00Z"/>
          <w:rFonts w:eastAsiaTheme="minorEastAsia" w:cstheme="minorBidi"/>
          <w:i/>
          <w:noProof/>
          <w:szCs w:val="22"/>
          <w:lang w:val="en-AU" w:eastAsia="en-AU"/>
        </w:rPr>
      </w:pPr>
      <w:del w:id="190" w:author="David Taylor" w:date="2020-09-11T15:01:00Z">
        <w:r w:rsidRPr="00611629" w:rsidDel="005B1FD4">
          <w:rPr>
            <w:rFonts w:cstheme="majorHAnsi"/>
            <w:noProof/>
            <w:color w:val="000000"/>
          </w:rPr>
          <w:delText>6.3</w:delText>
        </w:r>
        <w:r w:rsidDel="005B1FD4">
          <w:rPr>
            <w:rFonts w:eastAsiaTheme="minorEastAsia" w:cstheme="minorBidi"/>
            <w:i/>
            <w:noProof/>
            <w:szCs w:val="22"/>
            <w:lang w:val="en-AU" w:eastAsia="en-AU"/>
          </w:rPr>
          <w:tab/>
        </w:r>
        <w:r w:rsidRPr="00611629" w:rsidDel="005B1FD4">
          <w:rPr>
            <w:rFonts w:cstheme="majorHAnsi"/>
            <w:noProof/>
            <w:color w:val="000000"/>
          </w:rPr>
          <w:delText>[What to Do in Emergency and Exceptional Situations]</w:delText>
        </w:r>
        <w:r w:rsidDel="005B1FD4">
          <w:rPr>
            <w:noProof/>
          </w:rPr>
          <w:tab/>
          <w:delText>29</w:delText>
        </w:r>
      </w:del>
    </w:p>
    <w:p w14:paraId="383A49E9" w14:textId="230D0BBA" w:rsidR="009B1518" w:rsidDel="005B1FD4" w:rsidRDefault="009B1518">
      <w:pPr>
        <w:pStyle w:val="TOC3"/>
        <w:rPr>
          <w:del w:id="191" w:author="David Taylor" w:date="2020-09-11T15:01:00Z"/>
          <w:rFonts w:eastAsiaTheme="minorEastAsia" w:cstheme="minorBidi"/>
          <w:noProof/>
          <w:sz w:val="22"/>
          <w:szCs w:val="22"/>
          <w:lang w:val="en-AU" w:eastAsia="en-AU"/>
        </w:rPr>
      </w:pPr>
      <w:del w:id="192" w:author="David Taylor" w:date="2020-09-11T15:01:00Z">
        <w:r w:rsidRPr="00611629" w:rsidDel="005B1FD4">
          <w:rPr>
            <w:rFonts w:cstheme="majorHAnsi"/>
            <w:noProof/>
            <w:color w:val="000000"/>
          </w:rPr>
          <w:delText>6.3.1</w:delText>
        </w:r>
        <w:r w:rsidDel="005B1FD4">
          <w:rPr>
            <w:rFonts w:eastAsiaTheme="minorEastAsia" w:cstheme="minorBidi"/>
            <w:noProof/>
            <w:sz w:val="22"/>
            <w:szCs w:val="22"/>
            <w:lang w:val="en-AU" w:eastAsia="en-AU"/>
          </w:rPr>
          <w:tab/>
        </w:r>
        <w:r w:rsidRPr="00611629" w:rsidDel="005B1FD4">
          <w:rPr>
            <w:rFonts w:cstheme="majorHAnsi"/>
            <w:noProof/>
            <w:color w:val="000000"/>
          </w:rPr>
          <w:delText>[Emergency Situation]</w:delText>
        </w:r>
        <w:r w:rsidDel="005B1FD4">
          <w:rPr>
            <w:noProof/>
          </w:rPr>
          <w:tab/>
          <w:delText>29</w:delText>
        </w:r>
      </w:del>
    </w:p>
    <w:p w14:paraId="2F323481" w14:textId="678FB5D7" w:rsidR="009B1518" w:rsidDel="005B1FD4" w:rsidRDefault="009B1518">
      <w:pPr>
        <w:pStyle w:val="TOC3"/>
        <w:rPr>
          <w:del w:id="193" w:author="David Taylor" w:date="2020-09-11T15:01:00Z"/>
          <w:rFonts w:eastAsiaTheme="minorEastAsia" w:cstheme="minorBidi"/>
          <w:noProof/>
          <w:sz w:val="22"/>
          <w:szCs w:val="22"/>
          <w:lang w:val="en-AU" w:eastAsia="en-AU"/>
        </w:rPr>
      </w:pPr>
      <w:del w:id="194" w:author="David Taylor" w:date="2020-09-11T15:01:00Z">
        <w:r w:rsidRPr="00611629" w:rsidDel="005B1FD4">
          <w:rPr>
            <w:noProof/>
            <w:color w:val="000000"/>
          </w:rPr>
          <w:delText>6.3.2</w:delText>
        </w:r>
        <w:r w:rsidDel="005B1FD4">
          <w:rPr>
            <w:rFonts w:eastAsiaTheme="minorEastAsia" w:cstheme="minorBidi"/>
            <w:noProof/>
            <w:sz w:val="22"/>
            <w:szCs w:val="22"/>
            <w:lang w:val="en-AU" w:eastAsia="en-AU"/>
          </w:rPr>
          <w:tab/>
        </w:r>
        <w:r w:rsidRPr="00611629" w:rsidDel="005B1FD4">
          <w:rPr>
            <w:rFonts w:cstheme="majorHAnsi"/>
            <w:noProof/>
            <w:color w:val="000000"/>
          </w:rPr>
          <w:delText>[Exceptional Situations]</w:delText>
        </w:r>
        <w:r w:rsidDel="005B1FD4">
          <w:rPr>
            <w:noProof/>
          </w:rPr>
          <w:tab/>
          <w:delText>29</w:delText>
        </w:r>
      </w:del>
    </w:p>
    <w:p w14:paraId="34150FEE" w14:textId="0D874D8B" w:rsidR="009B1518" w:rsidDel="005B1FD4" w:rsidRDefault="009B1518">
      <w:pPr>
        <w:pStyle w:val="TOC1"/>
        <w:rPr>
          <w:del w:id="195" w:author="David Taylor" w:date="2020-09-11T15:01:00Z"/>
          <w:rFonts w:asciiTheme="minorHAnsi" w:eastAsiaTheme="minorEastAsia" w:hAnsiTheme="minorHAnsi" w:cstheme="minorBidi"/>
          <w:noProof/>
          <w:szCs w:val="22"/>
          <w:lang w:val="en-AU" w:eastAsia="en-AU"/>
        </w:rPr>
      </w:pPr>
      <w:del w:id="196" w:author="David Taylor" w:date="2020-09-11T15:01:00Z">
        <w:r w:rsidRPr="00611629" w:rsidDel="005B1FD4">
          <w:rPr>
            <w:rFonts w:cstheme="majorHAnsi"/>
            <w:noProof/>
            <w:color w:val="000000"/>
          </w:rPr>
          <w:delText>7</w:delText>
        </w:r>
        <w:r w:rsidDel="005B1FD4">
          <w:rPr>
            <w:rFonts w:asciiTheme="minorHAnsi" w:eastAsiaTheme="minorEastAsia" w:hAnsiTheme="minorHAnsi" w:cstheme="minorBidi"/>
            <w:noProof/>
            <w:szCs w:val="22"/>
            <w:lang w:val="en-AU" w:eastAsia="en-AU"/>
          </w:rPr>
          <w:tab/>
        </w:r>
        <w:r w:rsidRPr="00611629" w:rsidDel="005B1FD4">
          <w:rPr>
            <w:rFonts w:cstheme="majorHAnsi"/>
            <w:noProof/>
            <w:color w:val="000000"/>
          </w:rPr>
          <w:delText>[MAINTENANCE]</w:delText>
        </w:r>
        <w:r w:rsidDel="005B1FD4">
          <w:rPr>
            <w:noProof/>
          </w:rPr>
          <w:tab/>
          <w:delText>30</w:delText>
        </w:r>
      </w:del>
    </w:p>
    <w:p w14:paraId="2710F9D9" w14:textId="2595EDD1" w:rsidR="009B1518" w:rsidDel="005B1FD4" w:rsidRDefault="009B1518">
      <w:pPr>
        <w:pStyle w:val="TOC2"/>
        <w:rPr>
          <w:del w:id="197" w:author="David Taylor" w:date="2020-09-11T15:01:00Z"/>
          <w:rFonts w:eastAsiaTheme="minorEastAsia" w:cstheme="minorBidi"/>
          <w:i/>
          <w:noProof/>
          <w:szCs w:val="22"/>
          <w:lang w:val="en-AU" w:eastAsia="en-AU"/>
        </w:rPr>
      </w:pPr>
      <w:del w:id="198" w:author="David Taylor" w:date="2020-09-11T15:01:00Z">
        <w:r w:rsidRPr="00611629" w:rsidDel="005B1FD4">
          <w:rPr>
            <w:rFonts w:cstheme="majorHAnsi"/>
            <w:noProof/>
            <w:color w:val="000000"/>
          </w:rPr>
          <w:delText>7.1</w:delText>
        </w:r>
        <w:r w:rsidDel="005B1FD4">
          <w:rPr>
            <w:rFonts w:eastAsiaTheme="minorEastAsia" w:cstheme="minorBidi"/>
            <w:i/>
            <w:noProof/>
            <w:szCs w:val="22"/>
            <w:lang w:val="en-AU" w:eastAsia="en-AU"/>
          </w:rPr>
          <w:tab/>
        </w:r>
        <w:r w:rsidRPr="00611629" w:rsidDel="005B1FD4">
          <w:rPr>
            <w:rFonts w:cstheme="majorHAnsi"/>
            <w:noProof/>
            <w:color w:val="000000"/>
          </w:rPr>
          <w:delText>[How to Maintain the Product]</w:delText>
        </w:r>
        <w:r w:rsidDel="005B1FD4">
          <w:rPr>
            <w:noProof/>
          </w:rPr>
          <w:tab/>
          <w:delText>30</w:delText>
        </w:r>
      </w:del>
    </w:p>
    <w:p w14:paraId="514DD23F" w14:textId="09779E8F" w:rsidR="009B1518" w:rsidDel="005B1FD4" w:rsidRDefault="009B1518">
      <w:pPr>
        <w:pStyle w:val="TOC3"/>
        <w:rPr>
          <w:del w:id="199" w:author="David Taylor" w:date="2020-09-11T15:01:00Z"/>
          <w:rFonts w:eastAsiaTheme="minorEastAsia" w:cstheme="minorBidi"/>
          <w:noProof/>
          <w:sz w:val="22"/>
          <w:szCs w:val="22"/>
          <w:lang w:val="en-AU" w:eastAsia="en-AU"/>
        </w:rPr>
      </w:pPr>
      <w:del w:id="200" w:author="David Taylor" w:date="2020-09-11T15:01:00Z">
        <w:r w:rsidRPr="00611629" w:rsidDel="005B1FD4">
          <w:rPr>
            <w:rFonts w:cstheme="majorHAnsi"/>
            <w:noProof/>
            <w:color w:val="000000"/>
          </w:rPr>
          <w:delText>7.1.1</w:delText>
        </w:r>
        <w:r w:rsidDel="005B1FD4">
          <w:rPr>
            <w:rFonts w:eastAsiaTheme="minorEastAsia" w:cstheme="minorBidi"/>
            <w:noProof/>
            <w:sz w:val="22"/>
            <w:szCs w:val="22"/>
            <w:lang w:val="en-AU" w:eastAsia="en-AU"/>
          </w:rPr>
          <w:tab/>
        </w:r>
        <w:r w:rsidRPr="00611629" w:rsidDel="005B1FD4">
          <w:rPr>
            <w:rFonts w:cstheme="majorHAnsi"/>
            <w:noProof/>
            <w:color w:val="000000"/>
          </w:rPr>
          <w:delText>[Product maintenance by non-skilled persons]</w:delText>
        </w:r>
        <w:r w:rsidDel="005B1FD4">
          <w:rPr>
            <w:noProof/>
          </w:rPr>
          <w:tab/>
          <w:delText>30</w:delText>
        </w:r>
      </w:del>
    </w:p>
    <w:p w14:paraId="3187A19D" w14:textId="437DB674" w:rsidR="009B1518" w:rsidDel="005B1FD4" w:rsidRDefault="009B1518">
      <w:pPr>
        <w:pStyle w:val="TOC3"/>
        <w:rPr>
          <w:del w:id="201" w:author="David Taylor" w:date="2020-09-11T15:01:00Z"/>
          <w:rFonts w:eastAsiaTheme="minorEastAsia" w:cstheme="minorBidi"/>
          <w:noProof/>
          <w:sz w:val="22"/>
          <w:szCs w:val="22"/>
          <w:lang w:val="en-AU" w:eastAsia="en-AU"/>
        </w:rPr>
      </w:pPr>
      <w:del w:id="202" w:author="David Taylor" w:date="2020-09-11T15:01:00Z">
        <w:r w:rsidRPr="00611629" w:rsidDel="005B1FD4">
          <w:rPr>
            <w:rFonts w:cstheme="majorHAnsi"/>
            <w:noProof/>
            <w:color w:val="000000"/>
          </w:rPr>
          <w:delText>7.1.2</w:delText>
        </w:r>
        <w:r w:rsidDel="005B1FD4">
          <w:rPr>
            <w:rFonts w:eastAsiaTheme="minorEastAsia" w:cstheme="minorBidi"/>
            <w:noProof/>
            <w:sz w:val="22"/>
            <w:szCs w:val="22"/>
            <w:lang w:val="en-AU" w:eastAsia="en-AU"/>
          </w:rPr>
          <w:tab/>
        </w:r>
        <w:r w:rsidRPr="00611629" w:rsidDel="005B1FD4">
          <w:rPr>
            <w:rFonts w:cstheme="majorHAnsi"/>
            <w:noProof/>
            <w:color w:val="000000"/>
          </w:rPr>
          <w:delText>[Product maintenance by skilled persons]</w:delText>
        </w:r>
        <w:r w:rsidDel="005B1FD4">
          <w:rPr>
            <w:noProof/>
          </w:rPr>
          <w:tab/>
          <w:delText>30</w:delText>
        </w:r>
      </w:del>
    </w:p>
    <w:p w14:paraId="3B4FDF00" w14:textId="38B81B94" w:rsidR="009B1518" w:rsidDel="005B1FD4" w:rsidRDefault="009B1518">
      <w:pPr>
        <w:pStyle w:val="TOC1"/>
        <w:rPr>
          <w:del w:id="203" w:author="David Taylor" w:date="2020-09-11T15:01:00Z"/>
          <w:rFonts w:asciiTheme="minorHAnsi" w:eastAsiaTheme="minorEastAsia" w:hAnsiTheme="minorHAnsi" w:cstheme="minorBidi"/>
          <w:noProof/>
          <w:szCs w:val="22"/>
          <w:lang w:val="en-AU" w:eastAsia="en-AU"/>
        </w:rPr>
      </w:pPr>
      <w:del w:id="204" w:author="David Taylor" w:date="2020-09-11T15:01:00Z">
        <w:r w:rsidRPr="00611629" w:rsidDel="005B1FD4">
          <w:rPr>
            <w:rFonts w:cstheme="majorHAnsi"/>
            <w:noProof/>
            <w:color w:val="000000"/>
          </w:rPr>
          <w:delText>8</w:delText>
        </w:r>
        <w:r w:rsidDel="005B1FD4">
          <w:rPr>
            <w:rFonts w:asciiTheme="minorHAnsi" w:eastAsiaTheme="minorEastAsia" w:hAnsiTheme="minorHAnsi" w:cstheme="minorBidi"/>
            <w:noProof/>
            <w:szCs w:val="22"/>
            <w:lang w:val="en-AU" w:eastAsia="en-AU"/>
          </w:rPr>
          <w:tab/>
        </w:r>
        <w:r w:rsidRPr="00611629" w:rsidDel="005B1FD4">
          <w:rPr>
            <w:rFonts w:cstheme="majorHAnsi"/>
            <w:noProof/>
            <w:color w:val="000000"/>
          </w:rPr>
          <w:delText>[TROUBLESHOOTING AND REPAIR]</w:delText>
        </w:r>
        <w:r w:rsidDel="005B1FD4">
          <w:rPr>
            <w:noProof/>
          </w:rPr>
          <w:tab/>
          <w:delText>31</w:delText>
        </w:r>
      </w:del>
    </w:p>
    <w:p w14:paraId="022ACA1C" w14:textId="0F2B02D3" w:rsidR="009B1518" w:rsidDel="005B1FD4" w:rsidRDefault="009B1518">
      <w:pPr>
        <w:pStyle w:val="TOC2"/>
        <w:rPr>
          <w:del w:id="205" w:author="David Taylor" w:date="2020-09-11T15:01:00Z"/>
          <w:rFonts w:eastAsiaTheme="minorEastAsia" w:cstheme="minorBidi"/>
          <w:i/>
          <w:noProof/>
          <w:szCs w:val="22"/>
          <w:lang w:val="en-AU" w:eastAsia="en-AU"/>
        </w:rPr>
      </w:pPr>
      <w:del w:id="206" w:author="David Taylor" w:date="2020-09-11T15:01:00Z">
        <w:r w:rsidDel="005B1FD4">
          <w:rPr>
            <w:noProof/>
          </w:rPr>
          <w:delText>8.1</w:delText>
        </w:r>
        <w:r w:rsidDel="005B1FD4">
          <w:rPr>
            <w:rFonts w:eastAsiaTheme="minorEastAsia" w:cstheme="minorBidi"/>
            <w:i/>
            <w:noProof/>
            <w:szCs w:val="22"/>
            <w:lang w:val="en-AU" w:eastAsia="en-AU"/>
          </w:rPr>
          <w:tab/>
        </w:r>
        <w:r w:rsidDel="005B1FD4">
          <w:rPr>
            <w:noProof/>
          </w:rPr>
          <w:delText>[How to Identify and Solve Problems]</w:delText>
        </w:r>
        <w:r w:rsidDel="005B1FD4">
          <w:rPr>
            <w:noProof/>
          </w:rPr>
          <w:tab/>
          <w:delText>31</w:delText>
        </w:r>
      </w:del>
    </w:p>
    <w:p w14:paraId="3E98561C" w14:textId="3FF2A9D4" w:rsidR="009B1518" w:rsidDel="005B1FD4" w:rsidRDefault="009B1518">
      <w:pPr>
        <w:pStyle w:val="TOC3"/>
        <w:rPr>
          <w:del w:id="207" w:author="David Taylor" w:date="2020-09-11T15:01:00Z"/>
          <w:rFonts w:eastAsiaTheme="minorEastAsia" w:cstheme="minorBidi"/>
          <w:noProof/>
          <w:sz w:val="22"/>
          <w:szCs w:val="22"/>
          <w:lang w:val="en-AU" w:eastAsia="en-AU"/>
        </w:rPr>
      </w:pPr>
      <w:del w:id="208" w:author="David Taylor" w:date="2020-09-11T15:01:00Z">
        <w:r w:rsidRPr="00611629" w:rsidDel="005B1FD4">
          <w:rPr>
            <w:rFonts w:cstheme="majorHAnsi"/>
            <w:noProof/>
            <w:color w:val="000000"/>
          </w:rPr>
          <w:delText>8.1.1</w:delText>
        </w:r>
        <w:r w:rsidDel="005B1FD4">
          <w:rPr>
            <w:rFonts w:eastAsiaTheme="minorEastAsia" w:cstheme="minorBidi"/>
            <w:noProof/>
            <w:sz w:val="22"/>
            <w:szCs w:val="22"/>
            <w:lang w:val="en-AU" w:eastAsia="en-AU"/>
          </w:rPr>
          <w:tab/>
        </w:r>
        <w:r w:rsidRPr="00611629" w:rsidDel="005B1FD4">
          <w:rPr>
            <w:rFonts w:cstheme="majorHAnsi"/>
            <w:noProof/>
            <w:color w:val="000000"/>
          </w:rPr>
          <w:delText>[Troubleshooting and repair by non-skilled persons]</w:delText>
        </w:r>
        <w:r w:rsidDel="005B1FD4">
          <w:rPr>
            <w:noProof/>
          </w:rPr>
          <w:tab/>
          <w:delText>31</w:delText>
        </w:r>
      </w:del>
    </w:p>
    <w:p w14:paraId="752C4404" w14:textId="0A5E4A84" w:rsidR="009B1518" w:rsidDel="005B1FD4" w:rsidRDefault="009B1518">
      <w:pPr>
        <w:pStyle w:val="TOC3"/>
        <w:rPr>
          <w:del w:id="209" w:author="David Taylor" w:date="2020-09-11T15:01:00Z"/>
          <w:rFonts w:eastAsiaTheme="minorEastAsia" w:cstheme="minorBidi"/>
          <w:noProof/>
          <w:sz w:val="22"/>
          <w:szCs w:val="22"/>
          <w:lang w:val="en-AU" w:eastAsia="en-AU"/>
        </w:rPr>
      </w:pPr>
      <w:del w:id="210" w:author="David Taylor" w:date="2020-09-11T15:01:00Z">
        <w:r w:rsidRPr="00611629" w:rsidDel="005B1FD4">
          <w:rPr>
            <w:rFonts w:cstheme="majorHAnsi"/>
            <w:noProof/>
            <w:color w:val="000000"/>
          </w:rPr>
          <w:delText>8.1.2</w:delText>
        </w:r>
        <w:r w:rsidDel="005B1FD4">
          <w:rPr>
            <w:rFonts w:eastAsiaTheme="minorEastAsia" w:cstheme="minorBidi"/>
            <w:noProof/>
            <w:sz w:val="22"/>
            <w:szCs w:val="22"/>
            <w:lang w:val="en-AU" w:eastAsia="en-AU"/>
          </w:rPr>
          <w:tab/>
        </w:r>
        <w:r w:rsidRPr="00611629" w:rsidDel="005B1FD4">
          <w:rPr>
            <w:rFonts w:cstheme="majorHAnsi"/>
            <w:noProof/>
            <w:color w:val="000000"/>
          </w:rPr>
          <w:delText>[Troubleshooting and repair by skilled persons]</w:delText>
        </w:r>
        <w:r w:rsidDel="005B1FD4">
          <w:rPr>
            <w:noProof/>
          </w:rPr>
          <w:tab/>
          <w:delText>31</w:delText>
        </w:r>
      </w:del>
    </w:p>
    <w:p w14:paraId="3E3A481C" w14:textId="7A41415A" w:rsidR="009B1518" w:rsidDel="005B1FD4" w:rsidRDefault="009B1518">
      <w:pPr>
        <w:pStyle w:val="TOC3"/>
        <w:rPr>
          <w:del w:id="211" w:author="David Taylor" w:date="2020-09-11T15:01:00Z"/>
          <w:rFonts w:eastAsiaTheme="minorEastAsia" w:cstheme="minorBidi"/>
          <w:noProof/>
          <w:sz w:val="22"/>
          <w:szCs w:val="22"/>
          <w:lang w:val="en-AU" w:eastAsia="en-AU"/>
        </w:rPr>
      </w:pPr>
      <w:del w:id="212" w:author="David Taylor" w:date="2020-09-11T15:01:00Z">
        <w:r w:rsidDel="005B1FD4">
          <w:rPr>
            <w:noProof/>
          </w:rPr>
          <w:delText>8.1.3</w:delText>
        </w:r>
        <w:r w:rsidDel="005B1FD4">
          <w:rPr>
            <w:rFonts w:eastAsiaTheme="minorEastAsia" w:cstheme="minorBidi"/>
            <w:noProof/>
            <w:sz w:val="22"/>
            <w:szCs w:val="22"/>
            <w:lang w:val="en-AU" w:eastAsia="en-AU"/>
          </w:rPr>
          <w:tab/>
        </w:r>
        <w:r w:rsidDel="005B1FD4">
          <w:rPr>
            <w:noProof/>
          </w:rPr>
          <w:delText>Repair by skilled persons</w:delText>
        </w:r>
        <w:r w:rsidDel="005B1FD4">
          <w:rPr>
            <w:noProof/>
          </w:rPr>
          <w:tab/>
          <w:delText>31</w:delText>
        </w:r>
      </w:del>
    </w:p>
    <w:p w14:paraId="5CED4159" w14:textId="736BE8E9" w:rsidR="009B1518" w:rsidDel="005B1FD4" w:rsidRDefault="009B1518">
      <w:pPr>
        <w:pStyle w:val="TOC1"/>
        <w:rPr>
          <w:del w:id="213" w:author="David Taylor" w:date="2020-09-11T15:01:00Z"/>
          <w:rFonts w:asciiTheme="minorHAnsi" w:eastAsiaTheme="minorEastAsia" w:hAnsiTheme="minorHAnsi" w:cstheme="minorBidi"/>
          <w:noProof/>
          <w:szCs w:val="22"/>
          <w:lang w:val="en-AU" w:eastAsia="en-AU"/>
        </w:rPr>
      </w:pPr>
      <w:del w:id="214" w:author="David Taylor" w:date="2020-09-11T15:01:00Z">
        <w:r w:rsidRPr="00611629" w:rsidDel="005B1FD4">
          <w:rPr>
            <w:rFonts w:cstheme="majorHAnsi"/>
            <w:noProof/>
            <w:color w:val="000000"/>
          </w:rPr>
          <w:delText>9</w:delText>
        </w:r>
        <w:r w:rsidDel="005B1FD4">
          <w:rPr>
            <w:rFonts w:asciiTheme="minorHAnsi" w:eastAsiaTheme="minorEastAsia" w:hAnsiTheme="minorHAnsi" w:cstheme="minorBidi"/>
            <w:noProof/>
            <w:szCs w:val="22"/>
            <w:lang w:val="en-AU" w:eastAsia="en-AU"/>
          </w:rPr>
          <w:tab/>
        </w:r>
        <w:r w:rsidRPr="00611629" w:rsidDel="005B1FD4">
          <w:rPr>
            <w:rFonts w:cstheme="majorHAnsi"/>
            <w:noProof/>
            <w:color w:val="000000"/>
          </w:rPr>
          <w:delText>Appendices</w:delText>
        </w:r>
        <w:r w:rsidDel="005B1FD4">
          <w:rPr>
            <w:noProof/>
          </w:rPr>
          <w:tab/>
          <w:delText>33</w:delText>
        </w:r>
      </w:del>
    </w:p>
    <w:p w14:paraId="14F0D1BF" w14:textId="56590E8B" w:rsidR="009B1518" w:rsidDel="005B1FD4" w:rsidRDefault="009B1518">
      <w:pPr>
        <w:pStyle w:val="TOC2"/>
        <w:rPr>
          <w:del w:id="215" w:author="David Taylor" w:date="2020-09-11T15:01:00Z"/>
          <w:rFonts w:eastAsiaTheme="minorEastAsia" w:cstheme="minorBidi"/>
          <w:i/>
          <w:noProof/>
          <w:szCs w:val="22"/>
          <w:lang w:val="en-AU" w:eastAsia="en-AU"/>
        </w:rPr>
      </w:pPr>
      <w:del w:id="216" w:author="David Taylor" w:date="2020-09-11T15:01:00Z">
        <w:r w:rsidDel="005B1FD4">
          <w:rPr>
            <w:noProof/>
          </w:rPr>
          <w:delText>9.1</w:delText>
        </w:r>
        <w:r w:rsidDel="005B1FD4">
          <w:rPr>
            <w:rFonts w:eastAsiaTheme="minorEastAsia" w:cstheme="minorBidi"/>
            <w:i/>
            <w:noProof/>
            <w:szCs w:val="22"/>
            <w:lang w:val="en-AU" w:eastAsia="en-AU"/>
          </w:rPr>
          <w:tab/>
        </w:r>
        <w:r w:rsidDel="005B1FD4">
          <w:rPr>
            <w:noProof/>
          </w:rPr>
          <w:delText>Supplied Accessories, Consumables and Spare Parts</w:delText>
        </w:r>
        <w:r w:rsidDel="005B1FD4">
          <w:rPr>
            <w:noProof/>
          </w:rPr>
          <w:tab/>
          <w:delText>33</w:delText>
        </w:r>
      </w:del>
    </w:p>
    <w:p w14:paraId="75AB3AC4" w14:textId="42CF9469" w:rsidR="009B1518" w:rsidDel="005B1FD4" w:rsidRDefault="009B1518">
      <w:pPr>
        <w:pStyle w:val="TOC3"/>
        <w:rPr>
          <w:del w:id="217" w:author="David Taylor" w:date="2020-09-11T15:01:00Z"/>
          <w:rFonts w:eastAsiaTheme="minorEastAsia" w:cstheme="minorBidi"/>
          <w:noProof/>
          <w:sz w:val="22"/>
          <w:szCs w:val="22"/>
          <w:lang w:val="en-AU" w:eastAsia="en-AU"/>
        </w:rPr>
      </w:pPr>
      <w:del w:id="218" w:author="David Taylor" w:date="2020-09-11T15:01:00Z">
        <w:r w:rsidDel="005B1FD4">
          <w:rPr>
            <w:noProof/>
          </w:rPr>
          <w:delText>9.1.1</w:delText>
        </w:r>
        <w:r w:rsidDel="005B1FD4">
          <w:rPr>
            <w:rFonts w:eastAsiaTheme="minorEastAsia" w:cstheme="minorBidi"/>
            <w:noProof/>
            <w:sz w:val="22"/>
            <w:szCs w:val="22"/>
            <w:lang w:val="en-AU" w:eastAsia="en-AU"/>
          </w:rPr>
          <w:tab/>
        </w:r>
        <w:r w:rsidDel="005B1FD4">
          <w:rPr>
            <w:noProof/>
          </w:rPr>
          <w:delText>Supplied accessories</w:delText>
        </w:r>
        <w:r w:rsidDel="005B1FD4">
          <w:rPr>
            <w:noProof/>
          </w:rPr>
          <w:tab/>
          <w:delText>33</w:delText>
        </w:r>
      </w:del>
    </w:p>
    <w:p w14:paraId="44FA5BC0" w14:textId="5801C32E" w:rsidR="009B1518" w:rsidDel="005B1FD4" w:rsidRDefault="009B1518">
      <w:pPr>
        <w:pStyle w:val="TOC3"/>
        <w:rPr>
          <w:del w:id="219" w:author="David Taylor" w:date="2020-09-11T15:01:00Z"/>
          <w:rFonts w:eastAsiaTheme="minorEastAsia" w:cstheme="minorBidi"/>
          <w:noProof/>
          <w:sz w:val="22"/>
          <w:szCs w:val="22"/>
          <w:lang w:val="en-AU" w:eastAsia="en-AU"/>
        </w:rPr>
      </w:pPr>
      <w:del w:id="220" w:author="David Taylor" w:date="2020-09-11T15:01:00Z">
        <w:r w:rsidDel="005B1FD4">
          <w:rPr>
            <w:noProof/>
          </w:rPr>
          <w:delText>9.1.2</w:delText>
        </w:r>
        <w:r w:rsidDel="005B1FD4">
          <w:rPr>
            <w:rFonts w:eastAsiaTheme="minorEastAsia" w:cstheme="minorBidi"/>
            <w:noProof/>
            <w:sz w:val="22"/>
            <w:szCs w:val="22"/>
            <w:lang w:val="en-AU" w:eastAsia="en-AU"/>
          </w:rPr>
          <w:tab/>
        </w:r>
        <w:r w:rsidDel="005B1FD4">
          <w:rPr>
            <w:noProof/>
          </w:rPr>
          <w:delText>Consumables</w:delText>
        </w:r>
        <w:r w:rsidDel="005B1FD4">
          <w:rPr>
            <w:noProof/>
          </w:rPr>
          <w:tab/>
          <w:delText>33</w:delText>
        </w:r>
      </w:del>
    </w:p>
    <w:p w14:paraId="539EB9FA" w14:textId="3E13039C" w:rsidR="009B1518" w:rsidDel="005B1FD4" w:rsidRDefault="009B1518">
      <w:pPr>
        <w:pStyle w:val="TOC3"/>
        <w:rPr>
          <w:del w:id="221" w:author="David Taylor" w:date="2020-09-11T15:01:00Z"/>
          <w:rFonts w:eastAsiaTheme="minorEastAsia" w:cstheme="minorBidi"/>
          <w:noProof/>
          <w:sz w:val="22"/>
          <w:szCs w:val="22"/>
          <w:lang w:val="en-AU" w:eastAsia="en-AU"/>
        </w:rPr>
      </w:pPr>
      <w:del w:id="222" w:author="David Taylor" w:date="2020-09-11T15:01:00Z">
        <w:r w:rsidDel="005B1FD4">
          <w:rPr>
            <w:noProof/>
          </w:rPr>
          <w:delText>9.1.3</w:delText>
        </w:r>
        <w:r w:rsidDel="005B1FD4">
          <w:rPr>
            <w:rFonts w:eastAsiaTheme="minorEastAsia" w:cstheme="minorBidi"/>
            <w:noProof/>
            <w:sz w:val="22"/>
            <w:szCs w:val="22"/>
            <w:lang w:val="en-AU" w:eastAsia="en-AU"/>
          </w:rPr>
          <w:tab/>
        </w:r>
        <w:r w:rsidDel="005B1FD4">
          <w:rPr>
            <w:noProof/>
          </w:rPr>
          <w:delText>Spare/replacement parts</w:delText>
        </w:r>
        <w:r w:rsidDel="005B1FD4">
          <w:rPr>
            <w:noProof/>
          </w:rPr>
          <w:tab/>
          <w:delText>33</w:delText>
        </w:r>
      </w:del>
    </w:p>
    <w:p w14:paraId="0B5194E0" w14:textId="195AE2BF" w:rsidR="009B1518" w:rsidDel="005B1FD4" w:rsidRDefault="009B1518">
      <w:pPr>
        <w:pStyle w:val="TOC1"/>
        <w:rPr>
          <w:del w:id="223" w:author="David Taylor" w:date="2020-09-11T15:01:00Z"/>
          <w:rFonts w:asciiTheme="minorHAnsi" w:eastAsiaTheme="minorEastAsia" w:hAnsiTheme="minorHAnsi" w:cstheme="minorBidi"/>
          <w:noProof/>
          <w:szCs w:val="22"/>
          <w:lang w:val="en-AU" w:eastAsia="en-AU"/>
        </w:rPr>
      </w:pPr>
      <w:del w:id="224" w:author="David Taylor" w:date="2020-09-11T15:01:00Z">
        <w:r w:rsidDel="005B1FD4">
          <w:rPr>
            <w:noProof/>
          </w:rPr>
          <w:delText>10</w:delText>
        </w:r>
        <w:r w:rsidDel="005B1FD4">
          <w:rPr>
            <w:rFonts w:asciiTheme="minorHAnsi" w:eastAsiaTheme="minorEastAsia" w:hAnsiTheme="minorHAnsi" w:cstheme="minorBidi"/>
            <w:noProof/>
            <w:szCs w:val="22"/>
            <w:lang w:val="en-AU" w:eastAsia="en-AU"/>
          </w:rPr>
          <w:tab/>
        </w:r>
        <w:r w:rsidDel="005B1FD4">
          <w:rPr>
            <w:noProof/>
          </w:rPr>
          <w:delText>GLOSSARY</w:delText>
        </w:r>
        <w:r w:rsidDel="005B1FD4">
          <w:rPr>
            <w:noProof/>
          </w:rPr>
          <w:tab/>
          <w:delText>34</w:delText>
        </w:r>
      </w:del>
    </w:p>
    <w:p w14:paraId="53C8FBD0" w14:textId="09CE4C9F" w:rsidR="009B1518" w:rsidDel="005B1FD4" w:rsidRDefault="009B1518">
      <w:pPr>
        <w:pStyle w:val="TOC1"/>
        <w:rPr>
          <w:del w:id="225" w:author="David Taylor" w:date="2020-09-11T15:01:00Z"/>
          <w:rFonts w:asciiTheme="minorHAnsi" w:eastAsiaTheme="minorEastAsia" w:hAnsiTheme="minorHAnsi" w:cstheme="minorBidi"/>
          <w:noProof/>
          <w:szCs w:val="22"/>
          <w:lang w:val="en-AU" w:eastAsia="en-AU"/>
        </w:rPr>
      </w:pPr>
      <w:del w:id="226" w:author="David Taylor" w:date="2020-09-11T15:01:00Z">
        <w:r w:rsidDel="005B1FD4">
          <w:rPr>
            <w:noProof/>
          </w:rPr>
          <w:delText>11</w:delText>
        </w:r>
        <w:r w:rsidDel="005B1FD4">
          <w:rPr>
            <w:rFonts w:asciiTheme="minorHAnsi" w:eastAsiaTheme="minorEastAsia" w:hAnsiTheme="minorHAnsi" w:cstheme="minorBidi"/>
            <w:noProof/>
            <w:szCs w:val="22"/>
            <w:lang w:val="en-AU" w:eastAsia="en-AU"/>
          </w:rPr>
          <w:tab/>
        </w:r>
        <w:r w:rsidDel="005B1FD4">
          <w:rPr>
            <w:noProof/>
          </w:rPr>
          <w:delText>RELATED DOCUMENTATION</w:delText>
        </w:r>
        <w:r w:rsidDel="005B1FD4">
          <w:rPr>
            <w:noProof/>
          </w:rPr>
          <w:tab/>
          <w:delText>35</w:delText>
        </w:r>
      </w:del>
    </w:p>
    <w:p w14:paraId="24FCC271" w14:textId="1506CE54" w:rsidR="008E361B" w:rsidRDefault="005B6122">
      <w:pPr>
        <w:pStyle w:val="TOC1"/>
        <w:tabs>
          <w:tab w:val="left" w:pos="440"/>
          <w:tab w:val="right" w:pos="9350"/>
        </w:tabs>
        <w:rPr>
          <w:ins w:id="227" w:author="Tristan" w:date="2020-09-17T10:19:00Z"/>
          <w:rFonts w:asciiTheme="minorHAnsi" w:eastAsiaTheme="minorEastAsia" w:hAnsiTheme="minorHAnsi" w:cstheme="minorBidi"/>
          <w:b w:val="0"/>
          <w:bCs w:val="0"/>
          <w:caps w:val="0"/>
          <w:noProof/>
          <w:sz w:val="22"/>
          <w:szCs w:val="22"/>
          <w:lang w:val="en-AU" w:eastAsia="en-AU"/>
        </w:rPr>
      </w:pPr>
      <w:del w:id="228" w:author="David Taylor" w:date="2020-09-11T16:09:00Z">
        <w:r w:rsidRPr="00324902" w:rsidDel="00424BB9">
          <w:rPr>
            <w:rFonts w:cstheme="majorHAnsi"/>
            <w:color w:val="000000"/>
          </w:rPr>
          <w:fldChar w:fldCharType="end"/>
        </w:r>
      </w:del>
      <w:ins w:id="229" w:author="David Taylor" w:date="2020-09-11T16:09:00Z">
        <w:r w:rsidR="00424BB9">
          <w:rPr>
            <w:rFonts w:cstheme="majorHAnsi"/>
            <w:b w:val="0"/>
            <w:bCs w:val="0"/>
            <w:caps w:val="0"/>
            <w:noProof/>
            <w:color w:val="000000"/>
            <w:u w:val="single"/>
          </w:rPr>
          <w:fldChar w:fldCharType="begin"/>
        </w:r>
        <w:r w:rsidR="00424BB9">
          <w:rPr>
            <w:rFonts w:cstheme="majorHAnsi"/>
            <w:b w:val="0"/>
            <w:bCs w:val="0"/>
            <w:caps w:val="0"/>
            <w:noProof/>
            <w:color w:val="000000"/>
            <w:u w:val="single"/>
          </w:rPr>
          <w:instrText xml:space="preserve"> TOC \o "1-3" \t "Heading 7,2" </w:instrText>
        </w:r>
      </w:ins>
      <w:r w:rsidR="00424BB9">
        <w:rPr>
          <w:rFonts w:cstheme="majorHAnsi"/>
          <w:b w:val="0"/>
          <w:bCs w:val="0"/>
          <w:caps w:val="0"/>
          <w:noProof/>
          <w:color w:val="000000"/>
          <w:u w:val="single"/>
        </w:rPr>
        <w:fldChar w:fldCharType="separate"/>
      </w:r>
      <w:ins w:id="230" w:author="Tristan" w:date="2020-09-17T10:19:00Z">
        <w:r w:rsidR="008E361B">
          <w:rPr>
            <w:noProof/>
          </w:rPr>
          <w:t>1</w:t>
        </w:r>
        <w:r w:rsidR="008E361B">
          <w:rPr>
            <w:rFonts w:asciiTheme="minorHAnsi" w:eastAsiaTheme="minorEastAsia" w:hAnsiTheme="minorHAnsi" w:cstheme="minorBidi"/>
            <w:b w:val="0"/>
            <w:bCs w:val="0"/>
            <w:caps w:val="0"/>
            <w:noProof/>
            <w:sz w:val="22"/>
            <w:szCs w:val="22"/>
            <w:lang w:val="en-AU" w:eastAsia="en-AU"/>
          </w:rPr>
          <w:tab/>
        </w:r>
        <w:r w:rsidR="008E361B">
          <w:rPr>
            <w:noProof/>
          </w:rPr>
          <w:t>PREFACE</w:t>
        </w:r>
        <w:r w:rsidR="008E361B">
          <w:rPr>
            <w:noProof/>
          </w:rPr>
          <w:tab/>
        </w:r>
        <w:r w:rsidR="008E361B">
          <w:rPr>
            <w:noProof/>
          </w:rPr>
          <w:fldChar w:fldCharType="begin"/>
        </w:r>
        <w:r w:rsidR="008E361B">
          <w:rPr>
            <w:noProof/>
          </w:rPr>
          <w:instrText xml:space="preserve"> PAGEREF _Toc51230559 \h </w:instrText>
        </w:r>
      </w:ins>
      <w:r w:rsidR="008E361B">
        <w:rPr>
          <w:noProof/>
        </w:rPr>
      </w:r>
      <w:r w:rsidR="008E361B">
        <w:rPr>
          <w:noProof/>
        </w:rPr>
        <w:fldChar w:fldCharType="separate"/>
      </w:r>
      <w:ins w:id="231" w:author="Tristan" w:date="2020-09-17T10:19:00Z">
        <w:r w:rsidR="008E361B">
          <w:rPr>
            <w:noProof/>
          </w:rPr>
          <w:t>5</w:t>
        </w:r>
        <w:r w:rsidR="008E361B">
          <w:rPr>
            <w:noProof/>
          </w:rPr>
          <w:fldChar w:fldCharType="end"/>
        </w:r>
      </w:ins>
    </w:p>
    <w:p w14:paraId="0FBC2DD7" w14:textId="3D4E1550" w:rsidR="008E361B" w:rsidRDefault="008E361B">
      <w:pPr>
        <w:pStyle w:val="TOC2"/>
        <w:tabs>
          <w:tab w:val="left" w:pos="660"/>
          <w:tab w:val="right" w:pos="9350"/>
        </w:tabs>
        <w:rPr>
          <w:ins w:id="232" w:author="Tristan" w:date="2020-09-17T10:19:00Z"/>
          <w:rFonts w:eastAsiaTheme="minorEastAsia" w:cstheme="minorBidi"/>
          <w:b w:val="0"/>
          <w:bCs w:val="0"/>
          <w:noProof/>
          <w:sz w:val="22"/>
          <w:szCs w:val="22"/>
          <w:lang w:val="en-AU" w:eastAsia="en-AU"/>
        </w:rPr>
      </w:pPr>
      <w:ins w:id="233" w:author="Tristan" w:date="2020-09-17T10:19:00Z">
        <w:r>
          <w:rPr>
            <w:noProof/>
          </w:rPr>
          <w:t>1.1</w:t>
        </w:r>
        <w:r>
          <w:rPr>
            <w:rFonts w:eastAsiaTheme="minorEastAsia" w:cstheme="minorBidi"/>
            <w:b w:val="0"/>
            <w:bCs w:val="0"/>
            <w:noProof/>
            <w:sz w:val="22"/>
            <w:szCs w:val="22"/>
            <w:lang w:val="en-AU" w:eastAsia="en-AU"/>
          </w:rPr>
          <w:tab/>
        </w:r>
        <w:r>
          <w:rPr>
            <w:noProof/>
          </w:rPr>
          <w:t>Description of the User/s</w:t>
        </w:r>
        <w:r>
          <w:rPr>
            <w:noProof/>
          </w:rPr>
          <w:tab/>
        </w:r>
        <w:r>
          <w:rPr>
            <w:noProof/>
          </w:rPr>
          <w:fldChar w:fldCharType="begin"/>
        </w:r>
        <w:r>
          <w:rPr>
            <w:noProof/>
          </w:rPr>
          <w:instrText xml:space="preserve"> PAGEREF _Toc51230560 \h </w:instrText>
        </w:r>
      </w:ins>
      <w:r>
        <w:rPr>
          <w:noProof/>
        </w:rPr>
      </w:r>
      <w:r>
        <w:rPr>
          <w:noProof/>
        </w:rPr>
        <w:fldChar w:fldCharType="separate"/>
      </w:r>
      <w:ins w:id="234" w:author="Tristan" w:date="2020-09-17T10:19:00Z">
        <w:r>
          <w:rPr>
            <w:noProof/>
          </w:rPr>
          <w:t>5</w:t>
        </w:r>
        <w:r>
          <w:rPr>
            <w:noProof/>
          </w:rPr>
          <w:fldChar w:fldCharType="end"/>
        </w:r>
      </w:ins>
    </w:p>
    <w:p w14:paraId="41373AD7" w14:textId="3E536D18" w:rsidR="008E361B" w:rsidRDefault="008E361B">
      <w:pPr>
        <w:pStyle w:val="TOC2"/>
        <w:tabs>
          <w:tab w:val="left" w:pos="660"/>
          <w:tab w:val="right" w:pos="9350"/>
        </w:tabs>
        <w:rPr>
          <w:ins w:id="235" w:author="Tristan" w:date="2020-09-17T10:19:00Z"/>
          <w:rFonts w:eastAsiaTheme="minorEastAsia" w:cstheme="minorBidi"/>
          <w:b w:val="0"/>
          <w:bCs w:val="0"/>
          <w:noProof/>
          <w:sz w:val="22"/>
          <w:szCs w:val="22"/>
          <w:lang w:val="en-AU" w:eastAsia="en-AU"/>
        </w:rPr>
      </w:pPr>
      <w:ins w:id="236" w:author="Tristan" w:date="2020-09-17T10:19:00Z">
        <w:r>
          <w:rPr>
            <w:noProof/>
          </w:rPr>
          <w:t>1.2</w:t>
        </w:r>
        <w:r>
          <w:rPr>
            <w:rFonts w:eastAsiaTheme="minorEastAsia" w:cstheme="minorBidi"/>
            <w:b w:val="0"/>
            <w:bCs w:val="0"/>
            <w:noProof/>
            <w:sz w:val="22"/>
            <w:szCs w:val="22"/>
            <w:lang w:val="en-AU" w:eastAsia="en-AU"/>
          </w:rPr>
          <w:tab/>
        </w:r>
        <w:r>
          <w:rPr>
            <w:noProof/>
          </w:rPr>
          <w:t>Obtaining Documentation and Information</w:t>
        </w:r>
        <w:r>
          <w:rPr>
            <w:noProof/>
          </w:rPr>
          <w:tab/>
        </w:r>
        <w:r>
          <w:rPr>
            <w:noProof/>
          </w:rPr>
          <w:fldChar w:fldCharType="begin"/>
        </w:r>
        <w:r>
          <w:rPr>
            <w:noProof/>
          </w:rPr>
          <w:instrText xml:space="preserve"> PAGEREF _Toc51230561 \h </w:instrText>
        </w:r>
      </w:ins>
      <w:r>
        <w:rPr>
          <w:noProof/>
        </w:rPr>
      </w:r>
      <w:r>
        <w:rPr>
          <w:noProof/>
        </w:rPr>
        <w:fldChar w:fldCharType="separate"/>
      </w:r>
      <w:ins w:id="237" w:author="Tristan" w:date="2020-09-17T10:19:00Z">
        <w:r>
          <w:rPr>
            <w:noProof/>
          </w:rPr>
          <w:t>6</w:t>
        </w:r>
        <w:r>
          <w:rPr>
            <w:noProof/>
          </w:rPr>
          <w:fldChar w:fldCharType="end"/>
        </w:r>
      </w:ins>
    </w:p>
    <w:p w14:paraId="7ED92A9C" w14:textId="189D4252" w:rsidR="008E361B" w:rsidRDefault="008E361B">
      <w:pPr>
        <w:pStyle w:val="TOC3"/>
        <w:tabs>
          <w:tab w:val="left" w:pos="880"/>
          <w:tab w:val="right" w:pos="9350"/>
        </w:tabs>
        <w:rPr>
          <w:ins w:id="238" w:author="Tristan" w:date="2020-09-17T10:19:00Z"/>
          <w:rFonts w:eastAsiaTheme="minorEastAsia" w:cstheme="minorBidi"/>
          <w:noProof/>
          <w:sz w:val="22"/>
          <w:szCs w:val="22"/>
          <w:lang w:val="en-AU" w:eastAsia="en-AU"/>
        </w:rPr>
      </w:pPr>
      <w:ins w:id="239" w:author="Tristan" w:date="2020-09-17T10:19:00Z">
        <w:r w:rsidRPr="002E14AE">
          <w:rPr>
            <w:noProof/>
          </w:rPr>
          <w:t>1.2.1</w:t>
        </w:r>
        <w:r>
          <w:rPr>
            <w:rFonts w:eastAsiaTheme="minorEastAsia" w:cstheme="minorBidi"/>
            <w:noProof/>
            <w:sz w:val="22"/>
            <w:szCs w:val="22"/>
            <w:lang w:val="en-AU" w:eastAsia="en-AU"/>
          </w:rPr>
          <w:tab/>
        </w:r>
        <w:r>
          <w:rPr>
            <w:noProof/>
          </w:rPr>
          <w:t>Internet</w:t>
        </w:r>
        <w:r>
          <w:rPr>
            <w:noProof/>
          </w:rPr>
          <w:tab/>
        </w:r>
        <w:r>
          <w:rPr>
            <w:noProof/>
          </w:rPr>
          <w:fldChar w:fldCharType="begin"/>
        </w:r>
        <w:r>
          <w:rPr>
            <w:noProof/>
          </w:rPr>
          <w:instrText xml:space="preserve"> PAGEREF _Toc51230562 \h </w:instrText>
        </w:r>
      </w:ins>
      <w:r>
        <w:rPr>
          <w:noProof/>
        </w:rPr>
      </w:r>
      <w:r>
        <w:rPr>
          <w:noProof/>
        </w:rPr>
        <w:fldChar w:fldCharType="separate"/>
      </w:r>
      <w:ins w:id="240" w:author="Tristan" w:date="2020-09-17T10:19:00Z">
        <w:r>
          <w:rPr>
            <w:noProof/>
          </w:rPr>
          <w:t>6</w:t>
        </w:r>
        <w:r>
          <w:rPr>
            <w:noProof/>
          </w:rPr>
          <w:fldChar w:fldCharType="end"/>
        </w:r>
      </w:ins>
    </w:p>
    <w:p w14:paraId="6C44A113" w14:textId="44E7A415" w:rsidR="008E361B" w:rsidRDefault="008E361B">
      <w:pPr>
        <w:pStyle w:val="TOC3"/>
        <w:tabs>
          <w:tab w:val="left" w:pos="880"/>
          <w:tab w:val="right" w:pos="9350"/>
        </w:tabs>
        <w:rPr>
          <w:ins w:id="241" w:author="Tristan" w:date="2020-09-17T10:19:00Z"/>
          <w:rFonts w:eastAsiaTheme="minorEastAsia" w:cstheme="minorBidi"/>
          <w:noProof/>
          <w:sz w:val="22"/>
          <w:szCs w:val="22"/>
          <w:lang w:val="en-AU" w:eastAsia="en-AU"/>
        </w:rPr>
      </w:pPr>
      <w:ins w:id="242" w:author="Tristan" w:date="2020-09-17T10:19:00Z">
        <w:r w:rsidRPr="002E14AE">
          <w:rPr>
            <w:noProof/>
          </w:rPr>
          <w:t>1.2.2</w:t>
        </w:r>
        <w:r>
          <w:rPr>
            <w:rFonts w:eastAsiaTheme="minorEastAsia" w:cstheme="minorBidi"/>
            <w:noProof/>
            <w:sz w:val="22"/>
            <w:szCs w:val="22"/>
            <w:lang w:val="en-AU" w:eastAsia="en-AU"/>
          </w:rPr>
          <w:tab/>
        </w:r>
        <w:r>
          <w:rPr>
            <w:noProof/>
          </w:rPr>
          <w:t>Documentation Feedback</w:t>
        </w:r>
        <w:r>
          <w:rPr>
            <w:noProof/>
          </w:rPr>
          <w:tab/>
        </w:r>
        <w:r>
          <w:rPr>
            <w:noProof/>
          </w:rPr>
          <w:fldChar w:fldCharType="begin"/>
        </w:r>
        <w:r>
          <w:rPr>
            <w:noProof/>
          </w:rPr>
          <w:instrText xml:space="preserve"> PAGEREF _Toc51230563 \h </w:instrText>
        </w:r>
      </w:ins>
      <w:r>
        <w:rPr>
          <w:noProof/>
        </w:rPr>
      </w:r>
      <w:r>
        <w:rPr>
          <w:noProof/>
        </w:rPr>
        <w:fldChar w:fldCharType="separate"/>
      </w:r>
      <w:ins w:id="243" w:author="Tristan" w:date="2020-09-17T10:19:00Z">
        <w:r>
          <w:rPr>
            <w:noProof/>
          </w:rPr>
          <w:t>6</w:t>
        </w:r>
        <w:r>
          <w:rPr>
            <w:noProof/>
          </w:rPr>
          <w:fldChar w:fldCharType="end"/>
        </w:r>
      </w:ins>
    </w:p>
    <w:p w14:paraId="1FE4403A" w14:textId="6E3DC319" w:rsidR="008E361B" w:rsidRDefault="008E361B">
      <w:pPr>
        <w:pStyle w:val="TOC1"/>
        <w:tabs>
          <w:tab w:val="left" w:pos="440"/>
          <w:tab w:val="right" w:pos="9350"/>
        </w:tabs>
        <w:rPr>
          <w:ins w:id="244" w:author="Tristan" w:date="2020-09-17T10:19:00Z"/>
          <w:rFonts w:asciiTheme="minorHAnsi" w:eastAsiaTheme="minorEastAsia" w:hAnsiTheme="minorHAnsi" w:cstheme="minorBidi"/>
          <w:b w:val="0"/>
          <w:bCs w:val="0"/>
          <w:caps w:val="0"/>
          <w:noProof/>
          <w:sz w:val="22"/>
          <w:szCs w:val="22"/>
          <w:lang w:val="en-AU" w:eastAsia="en-AU"/>
        </w:rPr>
      </w:pPr>
      <w:ins w:id="245" w:author="Tristan" w:date="2020-09-17T10:19:00Z">
        <w:r w:rsidRPr="002E14AE">
          <w:rPr>
            <w:rFonts w:cstheme="majorHAnsi"/>
            <w:noProof/>
            <w:color w:val="000000"/>
          </w:rPr>
          <w:t>2</w:t>
        </w:r>
        <w:r>
          <w:rPr>
            <w:rFonts w:asciiTheme="minorHAnsi" w:eastAsiaTheme="minorEastAsia" w:hAnsiTheme="minorHAnsi" w:cstheme="minorBidi"/>
            <w:b w:val="0"/>
            <w:bCs w:val="0"/>
            <w:caps w:val="0"/>
            <w:noProof/>
            <w:sz w:val="22"/>
            <w:szCs w:val="22"/>
            <w:lang w:val="en-AU" w:eastAsia="en-AU"/>
          </w:rPr>
          <w:tab/>
        </w:r>
        <w:r w:rsidRPr="002E14AE">
          <w:rPr>
            <w:rFonts w:cstheme="majorHAnsi"/>
            <w:noProof/>
            <w:color w:val="000000"/>
          </w:rPr>
          <w:t>Description of the product</w:t>
        </w:r>
        <w:r>
          <w:rPr>
            <w:noProof/>
          </w:rPr>
          <w:tab/>
        </w:r>
        <w:r>
          <w:rPr>
            <w:noProof/>
          </w:rPr>
          <w:fldChar w:fldCharType="begin"/>
        </w:r>
        <w:r>
          <w:rPr>
            <w:noProof/>
          </w:rPr>
          <w:instrText xml:space="preserve"> PAGEREF _Toc51230564 \h </w:instrText>
        </w:r>
      </w:ins>
      <w:r>
        <w:rPr>
          <w:noProof/>
        </w:rPr>
      </w:r>
      <w:r>
        <w:rPr>
          <w:noProof/>
        </w:rPr>
        <w:fldChar w:fldCharType="separate"/>
      </w:r>
      <w:ins w:id="246" w:author="Tristan" w:date="2020-09-17T10:19:00Z">
        <w:r>
          <w:rPr>
            <w:noProof/>
          </w:rPr>
          <w:t>7</w:t>
        </w:r>
        <w:r>
          <w:rPr>
            <w:noProof/>
          </w:rPr>
          <w:fldChar w:fldCharType="end"/>
        </w:r>
      </w:ins>
    </w:p>
    <w:p w14:paraId="1280C152" w14:textId="0F8EED15" w:rsidR="008E361B" w:rsidRDefault="008E361B">
      <w:pPr>
        <w:pStyle w:val="TOC2"/>
        <w:tabs>
          <w:tab w:val="left" w:pos="660"/>
          <w:tab w:val="right" w:pos="9350"/>
        </w:tabs>
        <w:rPr>
          <w:ins w:id="247" w:author="Tristan" w:date="2020-09-17T10:19:00Z"/>
          <w:rFonts w:eastAsiaTheme="minorEastAsia" w:cstheme="minorBidi"/>
          <w:b w:val="0"/>
          <w:bCs w:val="0"/>
          <w:noProof/>
          <w:sz w:val="22"/>
          <w:szCs w:val="22"/>
          <w:lang w:val="en-AU" w:eastAsia="en-AU"/>
        </w:rPr>
      </w:pPr>
      <w:ins w:id="248" w:author="Tristan" w:date="2020-09-17T10:19:00Z">
        <w:r>
          <w:rPr>
            <w:noProof/>
          </w:rPr>
          <w:t>2.1</w:t>
        </w:r>
        <w:r>
          <w:rPr>
            <w:rFonts w:eastAsiaTheme="minorEastAsia" w:cstheme="minorBidi"/>
            <w:b w:val="0"/>
            <w:bCs w:val="0"/>
            <w:noProof/>
            <w:sz w:val="22"/>
            <w:szCs w:val="22"/>
            <w:lang w:val="en-AU" w:eastAsia="en-AU"/>
          </w:rPr>
          <w:tab/>
        </w:r>
        <w:r>
          <w:rPr>
            <w:noProof/>
          </w:rPr>
          <w:t>Purpose of the Product</w:t>
        </w:r>
        <w:r>
          <w:rPr>
            <w:noProof/>
          </w:rPr>
          <w:tab/>
        </w:r>
        <w:r>
          <w:rPr>
            <w:noProof/>
          </w:rPr>
          <w:fldChar w:fldCharType="begin"/>
        </w:r>
        <w:r>
          <w:rPr>
            <w:noProof/>
          </w:rPr>
          <w:instrText xml:space="preserve"> PAGEREF _Toc51230565 \h </w:instrText>
        </w:r>
      </w:ins>
      <w:r>
        <w:rPr>
          <w:noProof/>
        </w:rPr>
      </w:r>
      <w:r>
        <w:rPr>
          <w:noProof/>
        </w:rPr>
        <w:fldChar w:fldCharType="separate"/>
      </w:r>
      <w:ins w:id="249" w:author="Tristan" w:date="2020-09-17T10:19:00Z">
        <w:r>
          <w:rPr>
            <w:noProof/>
          </w:rPr>
          <w:t>7</w:t>
        </w:r>
        <w:r>
          <w:rPr>
            <w:noProof/>
          </w:rPr>
          <w:fldChar w:fldCharType="end"/>
        </w:r>
      </w:ins>
    </w:p>
    <w:p w14:paraId="70852EDE" w14:textId="0AD9E25A" w:rsidR="008E361B" w:rsidRDefault="008E361B">
      <w:pPr>
        <w:pStyle w:val="TOC2"/>
        <w:tabs>
          <w:tab w:val="left" w:pos="660"/>
          <w:tab w:val="right" w:pos="9350"/>
        </w:tabs>
        <w:rPr>
          <w:ins w:id="250" w:author="Tristan" w:date="2020-09-17T10:19:00Z"/>
          <w:rFonts w:eastAsiaTheme="minorEastAsia" w:cstheme="minorBidi"/>
          <w:b w:val="0"/>
          <w:bCs w:val="0"/>
          <w:noProof/>
          <w:sz w:val="22"/>
          <w:szCs w:val="22"/>
          <w:lang w:val="en-AU" w:eastAsia="en-AU"/>
        </w:rPr>
      </w:pPr>
      <w:ins w:id="251" w:author="Tristan" w:date="2020-09-17T10:19:00Z">
        <w:r>
          <w:rPr>
            <w:noProof/>
          </w:rPr>
          <w:t>2.2</w:t>
        </w:r>
        <w:r>
          <w:rPr>
            <w:rFonts w:eastAsiaTheme="minorEastAsia" w:cstheme="minorBidi"/>
            <w:b w:val="0"/>
            <w:bCs w:val="0"/>
            <w:noProof/>
            <w:sz w:val="22"/>
            <w:szCs w:val="22"/>
            <w:lang w:val="en-AU" w:eastAsia="en-AU"/>
          </w:rPr>
          <w:tab/>
        </w:r>
        <w:r>
          <w:rPr>
            <w:noProof/>
          </w:rPr>
          <w:t>Process Overview</w:t>
        </w:r>
        <w:r>
          <w:rPr>
            <w:noProof/>
          </w:rPr>
          <w:tab/>
        </w:r>
        <w:r>
          <w:rPr>
            <w:noProof/>
          </w:rPr>
          <w:fldChar w:fldCharType="begin"/>
        </w:r>
        <w:r>
          <w:rPr>
            <w:noProof/>
          </w:rPr>
          <w:instrText xml:space="preserve"> PAGEREF _Toc51230566 \h </w:instrText>
        </w:r>
      </w:ins>
      <w:r>
        <w:rPr>
          <w:noProof/>
        </w:rPr>
      </w:r>
      <w:r>
        <w:rPr>
          <w:noProof/>
        </w:rPr>
        <w:fldChar w:fldCharType="separate"/>
      </w:r>
      <w:ins w:id="252" w:author="Tristan" w:date="2020-09-17T10:19:00Z">
        <w:r>
          <w:rPr>
            <w:noProof/>
          </w:rPr>
          <w:t>7</w:t>
        </w:r>
        <w:r>
          <w:rPr>
            <w:noProof/>
          </w:rPr>
          <w:fldChar w:fldCharType="end"/>
        </w:r>
      </w:ins>
    </w:p>
    <w:p w14:paraId="4063F0D0" w14:textId="0A21A3A9" w:rsidR="008E361B" w:rsidRDefault="008E361B">
      <w:pPr>
        <w:pStyle w:val="TOC2"/>
        <w:tabs>
          <w:tab w:val="left" w:pos="660"/>
          <w:tab w:val="right" w:pos="9350"/>
        </w:tabs>
        <w:rPr>
          <w:ins w:id="253" w:author="Tristan" w:date="2020-09-17T10:19:00Z"/>
          <w:rFonts w:eastAsiaTheme="minorEastAsia" w:cstheme="minorBidi"/>
          <w:b w:val="0"/>
          <w:bCs w:val="0"/>
          <w:noProof/>
          <w:sz w:val="22"/>
          <w:szCs w:val="22"/>
          <w:lang w:val="en-AU" w:eastAsia="en-AU"/>
        </w:rPr>
      </w:pPr>
      <w:ins w:id="254" w:author="Tristan" w:date="2020-09-17T10:19:00Z">
        <w:r>
          <w:rPr>
            <w:noProof/>
          </w:rPr>
          <w:t>2.3</w:t>
        </w:r>
        <w:r>
          <w:rPr>
            <w:rFonts w:eastAsiaTheme="minorEastAsia" w:cstheme="minorBidi"/>
            <w:b w:val="0"/>
            <w:bCs w:val="0"/>
            <w:noProof/>
            <w:sz w:val="22"/>
            <w:szCs w:val="22"/>
            <w:lang w:val="en-AU" w:eastAsia="en-AU"/>
          </w:rPr>
          <w:tab/>
        </w:r>
        <w:r>
          <w:rPr>
            <w:noProof/>
          </w:rPr>
          <w:t>Understanding the User Interface</w:t>
        </w:r>
        <w:r>
          <w:rPr>
            <w:noProof/>
          </w:rPr>
          <w:tab/>
        </w:r>
        <w:r>
          <w:rPr>
            <w:noProof/>
          </w:rPr>
          <w:fldChar w:fldCharType="begin"/>
        </w:r>
        <w:r>
          <w:rPr>
            <w:noProof/>
          </w:rPr>
          <w:instrText xml:space="preserve"> PAGEREF _Toc51230575 \h </w:instrText>
        </w:r>
      </w:ins>
      <w:r>
        <w:rPr>
          <w:noProof/>
        </w:rPr>
      </w:r>
      <w:r>
        <w:rPr>
          <w:noProof/>
        </w:rPr>
        <w:fldChar w:fldCharType="separate"/>
      </w:r>
      <w:ins w:id="255" w:author="Tristan" w:date="2020-09-17T10:19:00Z">
        <w:r>
          <w:rPr>
            <w:noProof/>
          </w:rPr>
          <w:t>8</w:t>
        </w:r>
        <w:r>
          <w:rPr>
            <w:noProof/>
          </w:rPr>
          <w:fldChar w:fldCharType="end"/>
        </w:r>
      </w:ins>
    </w:p>
    <w:p w14:paraId="551A2045" w14:textId="2F267E19" w:rsidR="008E361B" w:rsidRDefault="008E361B">
      <w:pPr>
        <w:pStyle w:val="TOC2"/>
        <w:tabs>
          <w:tab w:val="left" w:pos="660"/>
          <w:tab w:val="right" w:pos="9350"/>
        </w:tabs>
        <w:rPr>
          <w:ins w:id="256" w:author="Tristan" w:date="2020-09-17T10:19:00Z"/>
          <w:rFonts w:eastAsiaTheme="minorEastAsia" w:cstheme="minorBidi"/>
          <w:b w:val="0"/>
          <w:bCs w:val="0"/>
          <w:noProof/>
          <w:sz w:val="22"/>
          <w:szCs w:val="22"/>
          <w:lang w:val="en-AU" w:eastAsia="en-AU"/>
        </w:rPr>
      </w:pPr>
      <w:ins w:id="257" w:author="Tristan" w:date="2020-09-17T10:19:00Z">
        <w:r>
          <w:rPr>
            <w:noProof/>
          </w:rPr>
          <w:t>2.4</w:t>
        </w:r>
        <w:r>
          <w:rPr>
            <w:rFonts w:eastAsiaTheme="minorEastAsia" w:cstheme="minorBidi"/>
            <w:b w:val="0"/>
            <w:bCs w:val="0"/>
            <w:noProof/>
            <w:sz w:val="22"/>
            <w:szCs w:val="22"/>
            <w:lang w:val="en-AU" w:eastAsia="en-AU"/>
          </w:rPr>
          <w:tab/>
        </w:r>
        <w:r>
          <w:rPr>
            <w:noProof/>
          </w:rPr>
          <w:t>Operating Panels</w:t>
        </w:r>
        <w:r>
          <w:rPr>
            <w:noProof/>
          </w:rPr>
          <w:tab/>
        </w:r>
        <w:r>
          <w:rPr>
            <w:noProof/>
          </w:rPr>
          <w:fldChar w:fldCharType="begin"/>
        </w:r>
        <w:r>
          <w:rPr>
            <w:noProof/>
          </w:rPr>
          <w:instrText xml:space="preserve"> PAGEREF _Toc51230576 \h </w:instrText>
        </w:r>
      </w:ins>
      <w:r>
        <w:rPr>
          <w:noProof/>
        </w:rPr>
      </w:r>
      <w:r>
        <w:rPr>
          <w:noProof/>
        </w:rPr>
        <w:fldChar w:fldCharType="separate"/>
      </w:r>
      <w:ins w:id="258" w:author="Tristan" w:date="2020-09-17T10:19:00Z">
        <w:r>
          <w:rPr>
            <w:noProof/>
          </w:rPr>
          <w:t>9</w:t>
        </w:r>
        <w:r>
          <w:rPr>
            <w:noProof/>
          </w:rPr>
          <w:fldChar w:fldCharType="end"/>
        </w:r>
      </w:ins>
    </w:p>
    <w:p w14:paraId="6654E68F" w14:textId="47CB45D1" w:rsidR="008E361B" w:rsidRDefault="008E361B">
      <w:pPr>
        <w:pStyle w:val="TOC3"/>
        <w:tabs>
          <w:tab w:val="left" w:pos="880"/>
          <w:tab w:val="right" w:pos="9350"/>
        </w:tabs>
        <w:rPr>
          <w:ins w:id="259" w:author="Tristan" w:date="2020-09-17T10:19:00Z"/>
          <w:rFonts w:eastAsiaTheme="minorEastAsia" w:cstheme="minorBidi"/>
          <w:noProof/>
          <w:sz w:val="22"/>
          <w:szCs w:val="22"/>
          <w:lang w:val="en-AU" w:eastAsia="en-AU"/>
        </w:rPr>
      </w:pPr>
      <w:ins w:id="260" w:author="Tristan" w:date="2020-09-17T10:19:00Z">
        <w:r w:rsidRPr="002E14AE">
          <w:rPr>
            <w:noProof/>
          </w:rPr>
          <w:t>2.4.1</w:t>
        </w:r>
        <w:r>
          <w:rPr>
            <w:rFonts w:eastAsiaTheme="minorEastAsia" w:cstheme="minorBidi"/>
            <w:noProof/>
            <w:sz w:val="22"/>
            <w:szCs w:val="22"/>
            <w:lang w:val="en-AU" w:eastAsia="en-AU"/>
          </w:rPr>
          <w:tab/>
        </w:r>
        <w:r>
          <w:rPr>
            <w:noProof/>
          </w:rPr>
          <w:t>Manual Pump Control Panel</w:t>
        </w:r>
        <w:r>
          <w:rPr>
            <w:noProof/>
          </w:rPr>
          <w:tab/>
        </w:r>
        <w:r>
          <w:rPr>
            <w:noProof/>
          </w:rPr>
          <w:fldChar w:fldCharType="begin"/>
        </w:r>
        <w:r>
          <w:rPr>
            <w:noProof/>
          </w:rPr>
          <w:instrText xml:space="preserve"> PAGEREF _Toc51230577 \h </w:instrText>
        </w:r>
      </w:ins>
      <w:r>
        <w:rPr>
          <w:noProof/>
        </w:rPr>
      </w:r>
      <w:r>
        <w:rPr>
          <w:noProof/>
        </w:rPr>
        <w:fldChar w:fldCharType="separate"/>
      </w:r>
      <w:ins w:id="261" w:author="Tristan" w:date="2020-09-17T10:19:00Z">
        <w:r>
          <w:rPr>
            <w:noProof/>
          </w:rPr>
          <w:t>9</w:t>
        </w:r>
        <w:r>
          <w:rPr>
            <w:noProof/>
          </w:rPr>
          <w:fldChar w:fldCharType="end"/>
        </w:r>
      </w:ins>
    </w:p>
    <w:p w14:paraId="621DE093" w14:textId="335CAD71" w:rsidR="008E361B" w:rsidRDefault="008E361B">
      <w:pPr>
        <w:pStyle w:val="TOC3"/>
        <w:tabs>
          <w:tab w:val="left" w:pos="880"/>
          <w:tab w:val="right" w:pos="9350"/>
        </w:tabs>
        <w:rPr>
          <w:ins w:id="262" w:author="Tristan" w:date="2020-09-17T10:19:00Z"/>
          <w:rFonts w:eastAsiaTheme="minorEastAsia" w:cstheme="minorBidi"/>
          <w:noProof/>
          <w:sz w:val="22"/>
          <w:szCs w:val="22"/>
          <w:lang w:val="en-AU" w:eastAsia="en-AU"/>
        </w:rPr>
      </w:pPr>
      <w:ins w:id="263" w:author="Tristan" w:date="2020-09-17T10:19:00Z">
        <w:r w:rsidRPr="002E14AE">
          <w:rPr>
            <w:noProof/>
          </w:rPr>
          <w:t>2.4.2</w:t>
        </w:r>
        <w:r>
          <w:rPr>
            <w:rFonts w:eastAsiaTheme="minorEastAsia" w:cstheme="minorBidi"/>
            <w:noProof/>
            <w:sz w:val="22"/>
            <w:szCs w:val="22"/>
            <w:lang w:val="en-AU" w:eastAsia="en-AU"/>
          </w:rPr>
          <w:tab/>
        </w:r>
        <w:r>
          <w:rPr>
            <w:noProof/>
          </w:rPr>
          <w:t>Automatic Pump Control</w:t>
        </w:r>
        <w:r>
          <w:rPr>
            <w:noProof/>
          </w:rPr>
          <w:tab/>
        </w:r>
        <w:r>
          <w:rPr>
            <w:noProof/>
          </w:rPr>
          <w:fldChar w:fldCharType="begin"/>
        </w:r>
        <w:r>
          <w:rPr>
            <w:noProof/>
          </w:rPr>
          <w:instrText xml:space="preserve"> PAGEREF _Toc51230578 \h </w:instrText>
        </w:r>
      </w:ins>
      <w:r>
        <w:rPr>
          <w:noProof/>
        </w:rPr>
      </w:r>
      <w:r>
        <w:rPr>
          <w:noProof/>
        </w:rPr>
        <w:fldChar w:fldCharType="separate"/>
      </w:r>
      <w:ins w:id="264" w:author="Tristan" w:date="2020-09-17T10:19:00Z">
        <w:r>
          <w:rPr>
            <w:noProof/>
          </w:rPr>
          <w:t>10</w:t>
        </w:r>
        <w:r>
          <w:rPr>
            <w:noProof/>
          </w:rPr>
          <w:fldChar w:fldCharType="end"/>
        </w:r>
      </w:ins>
    </w:p>
    <w:p w14:paraId="2F3D656F" w14:textId="6F49A930" w:rsidR="008E361B" w:rsidRDefault="008E361B">
      <w:pPr>
        <w:pStyle w:val="TOC3"/>
        <w:tabs>
          <w:tab w:val="left" w:pos="880"/>
          <w:tab w:val="right" w:pos="9350"/>
        </w:tabs>
        <w:rPr>
          <w:ins w:id="265" w:author="Tristan" w:date="2020-09-17T10:19:00Z"/>
          <w:rFonts w:eastAsiaTheme="minorEastAsia" w:cstheme="minorBidi"/>
          <w:noProof/>
          <w:sz w:val="22"/>
          <w:szCs w:val="22"/>
          <w:lang w:val="en-AU" w:eastAsia="en-AU"/>
        </w:rPr>
      </w:pPr>
      <w:ins w:id="266" w:author="Tristan" w:date="2020-09-17T10:19:00Z">
        <w:r w:rsidRPr="002E14AE">
          <w:rPr>
            <w:noProof/>
          </w:rPr>
          <w:t>2.4.3</w:t>
        </w:r>
        <w:r>
          <w:rPr>
            <w:rFonts w:eastAsiaTheme="minorEastAsia" w:cstheme="minorBidi"/>
            <w:noProof/>
            <w:sz w:val="22"/>
            <w:szCs w:val="22"/>
            <w:lang w:val="en-AU" w:eastAsia="en-AU"/>
          </w:rPr>
          <w:tab/>
        </w:r>
        <w:r>
          <w:rPr>
            <w:noProof/>
          </w:rPr>
          <w:t>Alarm Panel</w:t>
        </w:r>
        <w:r>
          <w:rPr>
            <w:noProof/>
          </w:rPr>
          <w:tab/>
        </w:r>
        <w:r>
          <w:rPr>
            <w:noProof/>
          </w:rPr>
          <w:fldChar w:fldCharType="begin"/>
        </w:r>
        <w:r>
          <w:rPr>
            <w:noProof/>
          </w:rPr>
          <w:instrText xml:space="preserve"> PAGEREF _Toc51230579 \h </w:instrText>
        </w:r>
      </w:ins>
      <w:r>
        <w:rPr>
          <w:noProof/>
        </w:rPr>
      </w:r>
      <w:r>
        <w:rPr>
          <w:noProof/>
        </w:rPr>
        <w:fldChar w:fldCharType="separate"/>
      </w:r>
      <w:ins w:id="267" w:author="Tristan" w:date="2020-09-17T10:19:00Z">
        <w:r>
          <w:rPr>
            <w:noProof/>
          </w:rPr>
          <w:t>11</w:t>
        </w:r>
        <w:r>
          <w:rPr>
            <w:noProof/>
          </w:rPr>
          <w:fldChar w:fldCharType="end"/>
        </w:r>
      </w:ins>
    </w:p>
    <w:p w14:paraId="61691ABB" w14:textId="136C8039" w:rsidR="008E361B" w:rsidRDefault="008E361B">
      <w:pPr>
        <w:pStyle w:val="TOC3"/>
        <w:tabs>
          <w:tab w:val="left" w:pos="880"/>
          <w:tab w:val="right" w:pos="9350"/>
        </w:tabs>
        <w:rPr>
          <w:ins w:id="268" w:author="Tristan" w:date="2020-09-17T10:19:00Z"/>
          <w:rFonts w:eastAsiaTheme="minorEastAsia" w:cstheme="minorBidi"/>
          <w:noProof/>
          <w:sz w:val="22"/>
          <w:szCs w:val="22"/>
          <w:lang w:val="en-AU" w:eastAsia="en-AU"/>
        </w:rPr>
      </w:pPr>
      <w:ins w:id="269" w:author="Tristan" w:date="2020-09-17T10:19:00Z">
        <w:r w:rsidRPr="002E14AE">
          <w:rPr>
            <w:noProof/>
          </w:rPr>
          <w:t>2.4.4</w:t>
        </w:r>
        <w:r>
          <w:rPr>
            <w:rFonts w:eastAsiaTheme="minorEastAsia" w:cstheme="minorBidi"/>
            <w:noProof/>
            <w:sz w:val="22"/>
            <w:szCs w:val="22"/>
            <w:lang w:val="en-AU" w:eastAsia="en-AU"/>
          </w:rPr>
          <w:tab/>
        </w:r>
        <w:r>
          <w:rPr>
            <w:noProof/>
          </w:rPr>
          <w:t>Depth Indicator</w:t>
        </w:r>
        <w:r>
          <w:rPr>
            <w:noProof/>
          </w:rPr>
          <w:tab/>
        </w:r>
        <w:r>
          <w:rPr>
            <w:noProof/>
          </w:rPr>
          <w:fldChar w:fldCharType="begin"/>
        </w:r>
        <w:r>
          <w:rPr>
            <w:noProof/>
          </w:rPr>
          <w:instrText xml:space="preserve"> PAGEREF _Toc51230580 \h </w:instrText>
        </w:r>
      </w:ins>
      <w:r>
        <w:rPr>
          <w:noProof/>
        </w:rPr>
      </w:r>
      <w:r>
        <w:rPr>
          <w:noProof/>
        </w:rPr>
        <w:fldChar w:fldCharType="separate"/>
      </w:r>
      <w:ins w:id="270" w:author="Tristan" w:date="2020-09-17T10:19:00Z">
        <w:r>
          <w:rPr>
            <w:noProof/>
          </w:rPr>
          <w:t>12</w:t>
        </w:r>
        <w:r>
          <w:rPr>
            <w:noProof/>
          </w:rPr>
          <w:fldChar w:fldCharType="end"/>
        </w:r>
      </w:ins>
    </w:p>
    <w:p w14:paraId="183355BF" w14:textId="45554023" w:rsidR="008E361B" w:rsidRDefault="008E361B">
      <w:pPr>
        <w:pStyle w:val="TOC3"/>
        <w:tabs>
          <w:tab w:val="left" w:pos="880"/>
          <w:tab w:val="right" w:pos="9350"/>
        </w:tabs>
        <w:rPr>
          <w:ins w:id="271" w:author="Tristan" w:date="2020-09-17T10:19:00Z"/>
          <w:rFonts w:eastAsiaTheme="minorEastAsia" w:cstheme="minorBidi"/>
          <w:noProof/>
          <w:sz w:val="22"/>
          <w:szCs w:val="22"/>
          <w:lang w:val="en-AU" w:eastAsia="en-AU"/>
        </w:rPr>
      </w:pPr>
      <w:ins w:id="272" w:author="Tristan" w:date="2020-09-17T10:19:00Z">
        <w:r w:rsidRPr="002E14AE">
          <w:rPr>
            <w:noProof/>
          </w:rPr>
          <w:t>2.4.5</w:t>
        </w:r>
        <w:r>
          <w:rPr>
            <w:rFonts w:eastAsiaTheme="minorEastAsia" w:cstheme="minorBidi"/>
            <w:noProof/>
            <w:sz w:val="22"/>
            <w:szCs w:val="22"/>
            <w:lang w:val="en-AU" w:eastAsia="en-AU"/>
          </w:rPr>
          <w:tab/>
        </w:r>
        <w:r>
          <w:rPr>
            <w:noProof/>
          </w:rPr>
          <w:t>Pump Controller Event Log</w:t>
        </w:r>
        <w:r>
          <w:rPr>
            <w:noProof/>
          </w:rPr>
          <w:tab/>
        </w:r>
        <w:r>
          <w:rPr>
            <w:noProof/>
          </w:rPr>
          <w:fldChar w:fldCharType="begin"/>
        </w:r>
        <w:r>
          <w:rPr>
            <w:noProof/>
          </w:rPr>
          <w:instrText xml:space="preserve"> PAGEREF _Toc51230581 \h </w:instrText>
        </w:r>
      </w:ins>
      <w:r>
        <w:rPr>
          <w:noProof/>
        </w:rPr>
      </w:r>
      <w:r>
        <w:rPr>
          <w:noProof/>
        </w:rPr>
        <w:fldChar w:fldCharType="separate"/>
      </w:r>
      <w:ins w:id="273" w:author="Tristan" w:date="2020-09-17T10:19:00Z">
        <w:r>
          <w:rPr>
            <w:noProof/>
          </w:rPr>
          <w:t>12</w:t>
        </w:r>
        <w:r>
          <w:rPr>
            <w:noProof/>
          </w:rPr>
          <w:fldChar w:fldCharType="end"/>
        </w:r>
      </w:ins>
    </w:p>
    <w:p w14:paraId="046D43C0" w14:textId="21CA3047" w:rsidR="008E361B" w:rsidRDefault="008E361B">
      <w:pPr>
        <w:pStyle w:val="TOC3"/>
        <w:tabs>
          <w:tab w:val="left" w:pos="880"/>
          <w:tab w:val="right" w:pos="9350"/>
        </w:tabs>
        <w:rPr>
          <w:ins w:id="274" w:author="Tristan" w:date="2020-09-17T10:19:00Z"/>
          <w:rFonts w:eastAsiaTheme="minorEastAsia" w:cstheme="minorBidi"/>
          <w:noProof/>
          <w:sz w:val="22"/>
          <w:szCs w:val="22"/>
          <w:lang w:val="en-AU" w:eastAsia="en-AU"/>
        </w:rPr>
      </w:pPr>
      <w:ins w:id="275" w:author="Tristan" w:date="2020-09-17T10:19:00Z">
        <w:r w:rsidRPr="002E14AE">
          <w:rPr>
            <w:noProof/>
          </w:rPr>
          <w:t>2.4.6</w:t>
        </w:r>
        <w:r>
          <w:rPr>
            <w:rFonts w:eastAsiaTheme="minorEastAsia" w:cstheme="minorBidi"/>
            <w:noProof/>
            <w:sz w:val="22"/>
            <w:szCs w:val="22"/>
            <w:lang w:val="en-AU" w:eastAsia="en-AU"/>
          </w:rPr>
          <w:tab/>
        </w:r>
        <w:r>
          <w:rPr>
            <w:noProof/>
          </w:rPr>
          <w:t>Pump Controller Alarm Log</w:t>
        </w:r>
        <w:r>
          <w:rPr>
            <w:noProof/>
          </w:rPr>
          <w:tab/>
        </w:r>
        <w:r>
          <w:rPr>
            <w:noProof/>
          </w:rPr>
          <w:fldChar w:fldCharType="begin"/>
        </w:r>
        <w:r>
          <w:rPr>
            <w:noProof/>
          </w:rPr>
          <w:instrText xml:space="preserve"> PAGEREF _Toc51230582 \h </w:instrText>
        </w:r>
      </w:ins>
      <w:r>
        <w:rPr>
          <w:noProof/>
        </w:rPr>
      </w:r>
      <w:r>
        <w:rPr>
          <w:noProof/>
        </w:rPr>
        <w:fldChar w:fldCharType="separate"/>
      </w:r>
      <w:ins w:id="276" w:author="Tristan" w:date="2020-09-17T10:19:00Z">
        <w:r>
          <w:rPr>
            <w:noProof/>
          </w:rPr>
          <w:t>13</w:t>
        </w:r>
        <w:r>
          <w:rPr>
            <w:noProof/>
          </w:rPr>
          <w:fldChar w:fldCharType="end"/>
        </w:r>
      </w:ins>
    </w:p>
    <w:p w14:paraId="6ECCDB8A" w14:textId="2573926B" w:rsidR="008E361B" w:rsidRDefault="008E361B">
      <w:pPr>
        <w:pStyle w:val="TOC1"/>
        <w:tabs>
          <w:tab w:val="left" w:pos="440"/>
          <w:tab w:val="right" w:pos="9350"/>
        </w:tabs>
        <w:rPr>
          <w:ins w:id="277" w:author="Tristan" w:date="2020-09-17T10:19:00Z"/>
          <w:rFonts w:asciiTheme="minorHAnsi" w:eastAsiaTheme="minorEastAsia" w:hAnsiTheme="minorHAnsi" w:cstheme="minorBidi"/>
          <w:b w:val="0"/>
          <w:bCs w:val="0"/>
          <w:caps w:val="0"/>
          <w:noProof/>
          <w:sz w:val="22"/>
          <w:szCs w:val="22"/>
          <w:lang w:val="en-AU" w:eastAsia="en-AU"/>
        </w:rPr>
      </w:pPr>
      <w:ins w:id="278" w:author="Tristan" w:date="2020-09-17T10:19:00Z">
        <w:r w:rsidRPr="002E14AE">
          <w:rPr>
            <w:rFonts w:cstheme="majorHAnsi"/>
            <w:noProof/>
            <w:color w:val="000000"/>
          </w:rPr>
          <w:t>3</w:t>
        </w:r>
        <w:r>
          <w:rPr>
            <w:rFonts w:asciiTheme="minorHAnsi" w:eastAsiaTheme="minorEastAsia" w:hAnsiTheme="minorHAnsi" w:cstheme="minorBidi"/>
            <w:b w:val="0"/>
            <w:bCs w:val="0"/>
            <w:caps w:val="0"/>
            <w:noProof/>
            <w:sz w:val="22"/>
            <w:szCs w:val="22"/>
            <w:lang w:val="en-AU" w:eastAsia="en-AU"/>
          </w:rPr>
          <w:tab/>
        </w:r>
        <w:r w:rsidRPr="002E14AE">
          <w:rPr>
            <w:rFonts w:cstheme="majorHAnsi"/>
            <w:noProof/>
            <w:color w:val="000000"/>
          </w:rPr>
          <w:t>End User System Operation</w:t>
        </w:r>
        <w:r>
          <w:rPr>
            <w:noProof/>
          </w:rPr>
          <w:tab/>
        </w:r>
        <w:r>
          <w:rPr>
            <w:noProof/>
          </w:rPr>
          <w:fldChar w:fldCharType="begin"/>
        </w:r>
        <w:r>
          <w:rPr>
            <w:noProof/>
          </w:rPr>
          <w:instrText xml:space="preserve"> PAGEREF _Toc51230586 \h </w:instrText>
        </w:r>
      </w:ins>
      <w:r>
        <w:rPr>
          <w:noProof/>
        </w:rPr>
      </w:r>
      <w:r>
        <w:rPr>
          <w:noProof/>
        </w:rPr>
        <w:fldChar w:fldCharType="separate"/>
      </w:r>
      <w:ins w:id="279" w:author="Tristan" w:date="2020-09-17T10:19:00Z">
        <w:r>
          <w:rPr>
            <w:noProof/>
          </w:rPr>
          <w:t>14</w:t>
        </w:r>
        <w:r>
          <w:rPr>
            <w:noProof/>
          </w:rPr>
          <w:fldChar w:fldCharType="end"/>
        </w:r>
      </w:ins>
    </w:p>
    <w:p w14:paraId="440F1F37" w14:textId="7A633583" w:rsidR="008E361B" w:rsidRDefault="008E361B">
      <w:pPr>
        <w:pStyle w:val="TOC2"/>
        <w:tabs>
          <w:tab w:val="left" w:pos="660"/>
          <w:tab w:val="right" w:pos="9350"/>
        </w:tabs>
        <w:rPr>
          <w:ins w:id="280" w:author="Tristan" w:date="2020-09-17T10:19:00Z"/>
          <w:rFonts w:eastAsiaTheme="minorEastAsia" w:cstheme="minorBidi"/>
          <w:b w:val="0"/>
          <w:bCs w:val="0"/>
          <w:noProof/>
          <w:sz w:val="22"/>
          <w:szCs w:val="22"/>
          <w:lang w:val="en-AU" w:eastAsia="en-AU"/>
        </w:rPr>
      </w:pPr>
      <w:ins w:id="281" w:author="Tristan" w:date="2020-09-17T10:19:00Z">
        <w:r>
          <w:rPr>
            <w:noProof/>
          </w:rPr>
          <w:t>3.1</w:t>
        </w:r>
        <w:r>
          <w:rPr>
            <w:rFonts w:eastAsiaTheme="minorEastAsia" w:cstheme="minorBidi"/>
            <w:b w:val="0"/>
            <w:bCs w:val="0"/>
            <w:noProof/>
            <w:sz w:val="22"/>
            <w:szCs w:val="22"/>
            <w:lang w:val="en-AU" w:eastAsia="en-AU"/>
          </w:rPr>
          <w:tab/>
        </w:r>
        <w:r>
          <w:rPr>
            <w:noProof/>
          </w:rPr>
          <w:t>Manual Operation</w:t>
        </w:r>
        <w:r>
          <w:rPr>
            <w:noProof/>
          </w:rPr>
          <w:tab/>
        </w:r>
        <w:r>
          <w:rPr>
            <w:noProof/>
          </w:rPr>
          <w:fldChar w:fldCharType="begin"/>
        </w:r>
        <w:r>
          <w:rPr>
            <w:noProof/>
          </w:rPr>
          <w:instrText xml:space="preserve"> PAGEREF _Toc51230587 \h </w:instrText>
        </w:r>
      </w:ins>
      <w:r>
        <w:rPr>
          <w:noProof/>
        </w:rPr>
      </w:r>
      <w:r>
        <w:rPr>
          <w:noProof/>
        </w:rPr>
        <w:fldChar w:fldCharType="separate"/>
      </w:r>
      <w:ins w:id="282" w:author="Tristan" w:date="2020-09-17T10:19:00Z">
        <w:r>
          <w:rPr>
            <w:noProof/>
          </w:rPr>
          <w:t>14</w:t>
        </w:r>
        <w:r>
          <w:rPr>
            <w:noProof/>
          </w:rPr>
          <w:fldChar w:fldCharType="end"/>
        </w:r>
      </w:ins>
    </w:p>
    <w:p w14:paraId="132D51FB" w14:textId="2AAF1EF9" w:rsidR="008E361B" w:rsidRDefault="008E361B">
      <w:pPr>
        <w:pStyle w:val="TOC3"/>
        <w:tabs>
          <w:tab w:val="left" w:pos="880"/>
          <w:tab w:val="right" w:pos="9350"/>
        </w:tabs>
        <w:rPr>
          <w:ins w:id="283" w:author="Tristan" w:date="2020-09-17T10:19:00Z"/>
          <w:rFonts w:eastAsiaTheme="minorEastAsia" w:cstheme="minorBidi"/>
          <w:noProof/>
          <w:sz w:val="22"/>
          <w:szCs w:val="22"/>
          <w:lang w:val="en-AU" w:eastAsia="en-AU"/>
        </w:rPr>
      </w:pPr>
      <w:ins w:id="284" w:author="Tristan" w:date="2020-09-17T10:19:00Z">
        <w:r w:rsidRPr="002E14AE">
          <w:rPr>
            <w:noProof/>
          </w:rPr>
          <w:t>3.1.1</w:t>
        </w:r>
        <w:r>
          <w:rPr>
            <w:rFonts w:eastAsiaTheme="minorEastAsia" w:cstheme="minorBidi"/>
            <w:noProof/>
            <w:sz w:val="22"/>
            <w:szCs w:val="22"/>
            <w:lang w:val="en-AU" w:eastAsia="en-AU"/>
          </w:rPr>
          <w:tab/>
        </w:r>
        <w:r>
          <w:rPr>
            <w:noProof/>
          </w:rPr>
          <w:t>Turn Pump On and Off Manually</w:t>
        </w:r>
        <w:r>
          <w:rPr>
            <w:noProof/>
          </w:rPr>
          <w:tab/>
        </w:r>
        <w:r>
          <w:rPr>
            <w:noProof/>
          </w:rPr>
          <w:fldChar w:fldCharType="begin"/>
        </w:r>
        <w:r>
          <w:rPr>
            <w:noProof/>
          </w:rPr>
          <w:instrText xml:space="preserve"> PAGEREF _Toc51230588 \h </w:instrText>
        </w:r>
      </w:ins>
      <w:r>
        <w:rPr>
          <w:noProof/>
        </w:rPr>
      </w:r>
      <w:r>
        <w:rPr>
          <w:noProof/>
        </w:rPr>
        <w:fldChar w:fldCharType="separate"/>
      </w:r>
      <w:ins w:id="285" w:author="Tristan" w:date="2020-09-17T10:19:00Z">
        <w:r>
          <w:rPr>
            <w:noProof/>
          </w:rPr>
          <w:t>14</w:t>
        </w:r>
        <w:r>
          <w:rPr>
            <w:noProof/>
          </w:rPr>
          <w:fldChar w:fldCharType="end"/>
        </w:r>
      </w:ins>
    </w:p>
    <w:p w14:paraId="4CAECB39" w14:textId="2FA1F000" w:rsidR="008E361B" w:rsidRDefault="008E361B">
      <w:pPr>
        <w:pStyle w:val="TOC3"/>
        <w:tabs>
          <w:tab w:val="left" w:pos="880"/>
          <w:tab w:val="right" w:pos="9350"/>
        </w:tabs>
        <w:rPr>
          <w:ins w:id="286" w:author="Tristan" w:date="2020-09-17T10:19:00Z"/>
          <w:rFonts w:eastAsiaTheme="minorEastAsia" w:cstheme="minorBidi"/>
          <w:noProof/>
          <w:sz w:val="22"/>
          <w:szCs w:val="22"/>
          <w:lang w:val="en-AU" w:eastAsia="en-AU"/>
        </w:rPr>
      </w:pPr>
      <w:ins w:id="287" w:author="Tristan" w:date="2020-09-17T10:19:00Z">
        <w:r w:rsidRPr="002E14AE">
          <w:rPr>
            <w:noProof/>
          </w:rPr>
          <w:t>3.1.2</w:t>
        </w:r>
        <w:r>
          <w:rPr>
            <w:rFonts w:eastAsiaTheme="minorEastAsia" w:cstheme="minorBidi"/>
            <w:noProof/>
            <w:sz w:val="22"/>
            <w:szCs w:val="22"/>
            <w:lang w:val="en-AU" w:eastAsia="en-AU"/>
          </w:rPr>
          <w:tab/>
        </w:r>
        <w:r>
          <w:rPr>
            <w:noProof/>
          </w:rPr>
          <w:t>Turn Pump On Manually With Estimated Fill Timer</w:t>
        </w:r>
        <w:r>
          <w:rPr>
            <w:noProof/>
          </w:rPr>
          <w:tab/>
        </w:r>
        <w:r>
          <w:rPr>
            <w:noProof/>
          </w:rPr>
          <w:fldChar w:fldCharType="begin"/>
        </w:r>
        <w:r>
          <w:rPr>
            <w:noProof/>
          </w:rPr>
          <w:instrText xml:space="preserve"> PAGEREF _Toc51230589 \h </w:instrText>
        </w:r>
      </w:ins>
      <w:r>
        <w:rPr>
          <w:noProof/>
        </w:rPr>
      </w:r>
      <w:r>
        <w:rPr>
          <w:noProof/>
        </w:rPr>
        <w:fldChar w:fldCharType="separate"/>
      </w:r>
      <w:ins w:id="288" w:author="Tristan" w:date="2020-09-17T10:19:00Z">
        <w:r>
          <w:rPr>
            <w:noProof/>
          </w:rPr>
          <w:t>15</w:t>
        </w:r>
        <w:r>
          <w:rPr>
            <w:noProof/>
          </w:rPr>
          <w:fldChar w:fldCharType="end"/>
        </w:r>
      </w:ins>
    </w:p>
    <w:p w14:paraId="68B716A8" w14:textId="39A16E0B" w:rsidR="008E361B" w:rsidRDefault="008E361B">
      <w:pPr>
        <w:pStyle w:val="TOC3"/>
        <w:tabs>
          <w:tab w:val="left" w:pos="880"/>
          <w:tab w:val="right" w:pos="9350"/>
        </w:tabs>
        <w:rPr>
          <w:ins w:id="289" w:author="Tristan" w:date="2020-09-17T10:19:00Z"/>
          <w:rFonts w:eastAsiaTheme="minorEastAsia" w:cstheme="minorBidi"/>
          <w:noProof/>
          <w:sz w:val="22"/>
          <w:szCs w:val="22"/>
          <w:lang w:val="en-AU" w:eastAsia="en-AU"/>
        </w:rPr>
      </w:pPr>
      <w:ins w:id="290" w:author="Tristan" w:date="2020-09-17T10:19:00Z">
        <w:r w:rsidRPr="002E14AE">
          <w:rPr>
            <w:noProof/>
          </w:rPr>
          <w:t>3.1.3</w:t>
        </w:r>
        <w:r>
          <w:rPr>
            <w:rFonts w:eastAsiaTheme="minorEastAsia" w:cstheme="minorBidi"/>
            <w:noProof/>
            <w:sz w:val="22"/>
            <w:szCs w:val="22"/>
            <w:lang w:val="en-AU" w:eastAsia="en-AU"/>
          </w:rPr>
          <w:tab/>
        </w:r>
        <w:r>
          <w:rPr>
            <w:noProof/>
          </w:rPr>
          <w:t>Turn Pump On Manually With Custom Timer</w:t>
        </w:r>
        <w:r>
          <w:rPr>
            <w:noProof/>
          </w:rPr>
          <w:tab/>
        </w:r>
        <w:r>
          <w:rPr>
            <w:noProof/>
          </w:rPr>
          <w:fldChar w:fldCharType="begin"/>
        </w:r>
        <w:r>
          <w:rPr>
            <w:noProof/>
          </w:rPr>
          <w:instrText xml:space="preserve"> PAGEREF _Toc51230590 \h </w:instrText>
        </w:r>
      </w:ins>
      <w:r>
        <w:rPr>
          <w:noProof/>
        </w:rPr>
      </w:r>
      <w:r>
        <w:rPr>
          <w:noProof/>
        </w:rPr>
        <w:fldChar w:fldCharType="separate"/>
      </w:r>
      <w:ins w:id="291" w:author="Tristan" w:date="2020-09-17T10:19:00Z">
        <w:r>
          <w:rPr>
            <w:noProof/>
          </w:rPr>
          <w:t>16</w:t>
        </w:r>
        <w:r>
          <w:rPr>
            <w:noProof/>
          </w:rPr>
          <w:fldChar w:fldCharType="end"/>
        </w:r>
      </w:ins>
    </w:p>
    <w:p w14:paraId="52ED19C6" w14:textId="15D3E02C" w:rsidR="008E361B" w:rsidRDefault="008E361B">
      <w:pPr>
        <w:pStyle w:val="TOC2"/>
        <w:tabs>
          <w:tab w:val="left" w:pos="660"/>
          <w:tab w:val="right" w:pos="9350"/>
        </w:tabs>
        <w:rPr>
          <w:ins w:id="292" w:author="Tristan" w:date="2020-09-17T10:19:00Z"/>
          <w:rFonts w:eastAsiaTheme="minorEastAsia" w:cstheme="minorBidi"/>
          <w:b w:val="0"/>
          <w:bCs w:val="0"/>
          <w:noProof/>
          <w:sz w:val="22"/>
          <w:szCs w:val="22"/>
          <w:lang w:val="en-AU" w:eastAsia="en-AU"/>
        </w:rPr>
      </w:pPr>
      <w:ins w:id="293" w:author="Tristan" w:date="2020-09-17T10:19:00Z">
        <w:r w:rsidRPr="002E14AE">
          <w:rPr>
            <w:rFonts w:cstheme="majorHAnsi"/>
            <w:noProof/>
            <w:color w:val="000000"/>
          </w:rPr>
          <w:t>3.2</w:t>
        </w:r>
        <w:r>
          <w:rPr>
            <w:rFonts w:eastAsiaTheme="minorEastAsia" w:cstheme="minorBidi"/>
            <w:b w:val="0"/>
            <w:bCs w:val="0"/>
            <w:noProof/>
            <w:sz w:val="22"/>
            <w:szCs w:val="22"/>
            <w:lang w:val="en-AU" w:eastAsia="en-AU"/>
          </w:rPr>
          <w:tab/>
        </w:r>
        <w:r w:rsidRPr="002E14AE">
          <w:rPr>
            <w:rFonts w:cstheme="majorHAnsi"/>
            <w:noProof/>
            <w:color w:val="000000"/>
          </w:rPr>
          <w:t>Automatic Mode</w:t>
        </w:r>
        <w:r>
          <w:rPr>
            <w:noProof/>
          </w:rPr>
          <w:tab/>
        </w:r>
        <w:r>
          <w:rPr>
            <w:noProof/>
          </w:rPr>
          <w:fldChar w:fldCharType="begin"/>
        </w:r>
        <w:r>
          <w:rPr>
            <w:noProof/>
          </w:rPr>
          <w:instrText xml:space="preserve"> PAGEREF _Toc51230591 \h </w:instrText>
        </w:r>
      </w:ins>
      <w:r>
        <w:rPr>
          <w:noProof/>
        </w:rPr>
      </w:r>
      <w:r>
        <w:rPr>
          <w:noProof/>
        </w:rPr>
        <w:fldChar w:fldCharType="separate"/>
      </w:r>
      <w:ins w:id="294" w:author="Tristan" w:date="2020-09-17T10:19:00Z">
        <w:r>
          <w:rPr>
            <w:noProof/>
          </w:rPr>
          <w:t>17</w:t>
        </w:r>
        <w:r>
          <w:rPr>
            <w:noProof/>
          </w:rPr>
          <w:fldChar w:fldCharType="end"/>
        </w:r>
      </w:ins>
    </w:p>
    <w:p w14:paraId="6D02AC99" w14:textId="0406F50E" w:rsidR="008E361B" w:rsidRDefault="008E361B">
      <w:pPr>
        <w:pStyle w:val="TOC3"/>
        <w:tabs>
          <w:tab w:val="left" w:pos="880"/>
          <w:tab w:val="right" w:pos="9350"/>
        </w:tabs>
        <w:rPr>
          <w:ins w:id="295" w:author="Tristan" w:date="2020-09-17T10:19:00Z"/>
          <w:rFonts w:eastAsiaTheme="minorEastAsia" w:cstheme="minorBidi"/>
          <w:noProof/>
          <w:sz w:val="22"/>
          <w:szCs w:val="22"/>
          <w:lang w:val="en-AU" w:eastAsia="en-AU"/>
        </w:rPr>
      </w:pPr>
      <w:ins w:id="296" w:author="Tristan" w:date="2020-09-17T10:19:00Z">
        <w:r w:rsidRPr="002E14AE">
          <w:rPr>
            <w:noProof/>
          </w:rPr>
          <w:t>3.2.1</w:t>
        </w:r>
        <w:r>
          <w:rPr>
            <w:rFonts w:eastAsiaTheme="minorEastAsia" w:cstheme="minorBidi"/>
            <w:noProof/>
            <w:sz w:val="22"/>
            <w:szCs w:val="22"/>
            <w:lang w:val="en-AU" w:eastAsia="en-AU"/>
          </w:rPr>
          <w:tab/>
        </w:r>
        <w:r>
          <w:rPr>
            <w:noProof/>
          </w:rPr>
          <w:t>Turn On Pump Automation</w:t>
        </w:r>
        <w:r>
          <w:rPr>
            <w:noProof/>
          </w:rPr>
          <w:tab/>
        </w:r>
        <w:r>
          <w:rPr>
            <w:noProof/>
          </w:rPr>
          <w:fldChar w:fldCharType="begin"/>
        </w:r>
        <w:r>
          <w:rPr>
            <w:noProof/>
          </w:rPr>
          <w:instrText xml:space="preserve"> PAGEREF _Toc51230592 \h </w:instrText>
        </w:r>
      </w:ins>
      <w:r>
        <w:rPr>
          <w:noProof/>
        </w:rPr>
      </w:r>
      <w:r>
        <w:rPr>
          <w:noProof/>
        </w:rPr>
        <w:fldChar w:fldCharType="separate"/>
      </w:r>
      <w:ins w:id="297" w:author="Tristan" w:date="2020-09-17T10:19:00Z">
        <w:r>
          <w:rPr>
            <w:noProof/>
          </w:rPr>
          <w:t>18</w:t>
        </w:r>
        <w:r>
          <w:rPr>
            <w:noProof/>
          </w:rPr>
          <w:fldChar w:fldCharType="end"/>
        </w:r>
      </w:ins>
    </w:p>
    <w:p w14:paraId="1AA46A76" w14:textId="52180426" w:rsidR="008E361B" w:rsidRDefault="008E361B">
      <w:pPr>
        <w:pStyle w:val="TOC3"/>
        <w:tabs>
          <w:tab w:val="left" w:pos="880"/>
          <w:tab w:val="right" w:pos="9350"/>
        </w:tabs>
        <w:rPr>
          <w:ins w:id="298" w:author="Tristan" w:date="2020-09-17T10:19:00Z"/>
          <w:rFonts w:eastAsiaTheme="minorEastAsia" w:cstheme="minorBidi"/>
          <w:noProof/>
          <w:sz w:val="22"/>
          <w:szCs w:val="22"/>
          <w:lang w:val="en-AU" w:eastAsia="en-AU"/>
        </w:rPr>
      </w:pPr>
      <w:ins w:id="299" w:author="Tristan" w:date="2020-09-17T10:19:00Z">
        <w:r w:rsidRPr="002E14AE">
          <w:rPr>
            <w:noProof/>
          </w:rPr>
          <w:t>3.2.2</w:t>
        </w:r>
        <w:r>
          <w:rPr>
            <w:rFonts w:eastAsiaTheme="minorEastAsia" w:cstheme="minorBidi"/>
            <w:noProof/>
            <w:sz w:val="22"/>
            <w:szCs w:val="22"/>
            <w:lang w:val="en-AU" w:eastAsia="en-AU"/>
          </w:rPr>
          <w:tab/>
        </w:r>
        <w:r>
          <w:rPr>
            <w:noProof/>
          </w:rPr>
          <w:t>Notes on Automatic Operation</w:t>
        </w:r>
        <w:r>
          <w:rPr>
            <w:noProof/>
          </w:rPr>
          <w:tab/>
        </w:r>
        <w:r>
          <w:rPr>
            <w:noProof/>
          </w:rPr>
          <w:fldChar w:fldCharType="begin"/>
        </w:r>
        <w:r>
          <w:rPr>
            <w:noProof/>
          </w:rPr>
          <w:instrText xml:space="preserve"> PAGEREF _Toc51230593 \h </w:instrText>
        </w:r>
      </w:ins>
      <w:r>
        <w:rPr>
          <w:noProof/>
        </w:rPr>
      </w:r>
      <w:r>
        <w:rPr>
          <w:noProof/>
        </w:rPr>
        <w:fldChar w:fldCharType="separate"/>
      </w:r>
      <w:ins w:id="300" w:author="Tristan" w:date="2020-09-17T10:19:00Z">
        <w:r>
          <w:rPr>
            <w:noProof/>
          </w:rPr>
          <w:t>18</w:t>
        </w:r>
        <w:r>
          <w:rPr>
            <w:noProof/>
          </w:rPr>
          <w:fldChar w:fldCharType="end"/>
        </w:r>
      </w:ins>
    </w:p>
    <w:p w14:paraId="3094F487" w14:textId="59684F8B" w:rsidR="008E361B" w:rsidRDefault="008E361B">
      <w:pPr>
        <w:pStyle w:val="TOC2"/>
        <w:tabs>
          <w:tab w:val="left" w:pos="660"/>
          <w:tab w:val="right" w:pos="9350"/>
        </w:tabs>
        <w:rPr>
          <w:ins w:id="301" w:author="Tristan" w:date="2020-09-17T10:19:00Z"/>
          <w:rFonts w:eastAsiaTheme="minorEastAsia" w:cstheme="minorBidi"/>
          <w:b w:val="0"/>
          <w:bCs w:val="0"/>
          <w:noProof/>
          <w:sz w:val="22"/>
          <w:szCs w:val="22"/>
          <w:lang w:val="en-AU" w:eastAsia="en-AU"/>
        </w:rPr>
      </w:pPr>
      <w:ins w:id="302" w:author="Tristan" w:date="2020-09-17T10:19:00Z">
        <w:r>
          <w:rPr>
            <w:noProof/>
          </w:rPr>
          <w:t>3.3</w:t>
        </w:r>
        <w:r>
          <w:rPr>
            <w:rFonts w:eastAsiaTheme="minorEastAsia" w:cstheme="minorBidi"/>
            <w:b w:val="0"/>
            <w:bCs w:val="0"/>
            <w:noProof/>
            <w:sz w:val="22"/>
            <w:szCs w:val="22"/>
            <w:lang w:val="en-AU" w:eastAsia="en-AU"/>
          </w:rPr>
          <w:tab/>
        </w:r>
        <w:r>
          <w:rPr>
            <w:noProof/>
          </w:rPr>
          <w:t>Alarms</w:t>
        </w:r>
        <w:r>
          <w:rPr>
            <w:noProof/>
          </w:rPr>
          <w:tab/>
        </w:r>
        <w:r>
          <w:rPr>
            <w:noProof/>
          </w:rPr>
          <w:fldChar w:fldCharType="begin"/>
        </w:r>
        <w:r>
          <w:rPr>
            <w:noProof/>
          </w:rPr>
          <w:instrText xml:space="preserve"> PAGEREF _Toc51230594 \h </w:instrText>
        </w:r>
      </w:ins>
      <w:r>
        <w:rPr>
          <w:noProof/>
        </w:rPr>
      </w:r>
      <w:r>
        <w:rPr>
          <w:noProof/>
        </w:rPr>
        <w:fldChar w:fldCharType="separate"/>
      </w:r>
      <w:ins w:id="303" w:author="Tristan" w:date="2020-09-17T10:19:00Z">
        <w:r>
          <w:rPr>
            <w:noProof/>
          </w:rPr>
          <w:t>19</w:t>
        </w:r>
        <w:r>
          <w:rPr>
            <w:noProof/>
          </w:rPr>
          <w:fldChar w:fldCharType="end"/>
        </w:r>
      </w:ins>
    </w:p>
    <w:p w14:paraId="5D75B9B4" w14:textId="69C6B769" w:rsidR="008E361B" w:rsidRDefault="008E361B">
      <w:pPr>
        <w:pStyle w:val="TOC1"/>
        <w:tabs>
          <w:tab w:val="left" w:pos="440"/>
          <w:tab w:val="right" w:pos="9350"/>
        </w:tabs>
        <w:rPr>
          <w:ins w:id="304" w:author="Tristan" w:date="2020-09-17T10:19:00Z"/>
          <w:rFonts w:asciiTheme="minorHAnsi" w:eastAsiaTheme="minorEastAsia" w:hAnsiTheme="minorHAnsi" w:cstheme="minorBidi"/>
          <w:b w:val="0"/>
          <w:bCs w:val="0"/>
          <w:caps w:val="0"/>
          <w:noProof/>
          <w:sz w:val="22"/>
          <w:szCs w:val="22"/>
          <w:lang w:val="en-AU" w:eastAsia="en-AU"/>
        </w:rPr>
      </w:pPr>
      <w:ins w:id="305" w:author="Tristan" w:date="2020-09-17T10:19:00Z">
        <w:r w:rsidRPr="002E14AE">
          <w:rPr>
            <w:rFonts w:cstheme="majorHAnsi"/>
            <w:noProof/>
            <w:color w:val="000000"/>
          </w:rPr>
          <w:t>4</w:t>
        </w:r>
        <w:r>
          <w:rPr>
            <w:rFonts w:asciiTheme="minorHAnsi" w:eastAsiaTheme="minorEastAsia" w:hAnsiTheme="minorHAnsi" w:cstheme="minorBidi"/>
            <w:b w:val="0"/>
            <w:bCs w:val="0"/>
            <w:caps w:val="0"/>
            <w:noProof/>
            <w:sz w:val="22"/>
            <w:szCs w:val="22"/>
            <w:lang w:val="en-AU" w:eastAsia="en-AU"/>
          </w:rPr>
          <w:tab/>
        </w:r>
        <w:r w:rsidRPr="002E14AE">
          <w:rPr>
            <w:rFonts w:cstheme="majorHAnsi"/>
            <w:noProof/>
            <w:color w:val="000000"/>
          </w:rPr>
          <w:t>The Pump Controller</w:t>
        </w:r>
        <w:r>
          <w:rPr>
            <w:noProof/>
          </w:rPr>
          <w:tab/>
        </w:r>
        <w:r>
          <w:rPr>
            <w:noProof/>
          </w:rPr>
          <w:fldChar w:fldCharType="begin"/>
        </w:r>
        <w:r>
          <w:rPr>
            <w:noProof/>
          </w:rPr>
          <w:instrText xml:space="preserve"> PAGEREF _Toc51230596 \h </w:instrText>
        </w:r>
      </w:ins>
      <w:r>
        <w:rPr>
          <w:noProof/>
        </w:rPr>
      </w:r>
      <w:r>
        <w:rPr>
          <w:noProof/>
        </w:rPr>
        <w:fldChar w:fldCharType="separate"/>
      </w:r>
      <w:ins w:id="306" w:author="Tristan" w:date="2020-09-17T10:19:00Z">
        <w:r>
          <w:rPr>
            <w:noProof/>
          </w:rPr>
          <w:t>20</w:t>
        </w:r>
        <w:r>
          <w:rPr>
            <w:noProof/>
          </w:rPr>
          <w:fldChar w:fldCharType="end"/>
        </w:r>
      </w:ins>
    </w:p>
    <w:p w14:paraId="0862265B" w14:textId="046CD9C6" w:rsidR="008E361B" w:rsidRDefault="008E361B">
      <w:pPr>
        <w:pStyle w:val="TOC2"/>
        <w:tabs>
          <w:tab w:val="left" w:pos="660"/>
          <w:tab w:val="right" w:pos="9350"/>
        </w:tabs>
        <w:rPr>
          <w:ins w:id="307" w:author="Tristan" w:date="2020-09-17T10:19:00Z"/>
          <w:rFonts w:eastAsiaTheme="minorEastAsia" w:cstheme="minorBidi"/>
          <w:b w:val="0"/>
          <w:bCs w:val="0"/>
          <w:noProof/>
          <w:sz w:val="22"/>
          <w:szCs w:val="22"/>
          <w:lang w:val="en-AU" w:eastAsia="en-AU"/>
        </w:rPr>
      </w:pPr>
      <w:ins w:id="308" w:author="Tristan" w:date="2020-09-17T10:19:00Z">
        <w:r>
          <w:rPr>
            <w:noProof/>
          </w:rPr>
          <w:t>4.1</w:t>
        </w:r>
        <w:r>
          <w:rPr>
            <w:rFonts w:eastAsiaTheme="minorEastAsia" w:cstheme="minorBidi"/>
            <w:b w:val="0"/>
            <w:bCs w:val="0"/>
            <w:noProof/>
            <w:sz w:val="22"/>
            <w:szCs w:val="22"/>
            <w:lang w:val="en-AU" w:eastAsia="en-AU"/>
          </w:rPr>
          <w:tab/>
        </w:r>
        <w:r w:rsidRPr="002E14AE">
          <w:rPr>
            <w:noProof/>
          </w:rPr>
          <w:t>F</w:t>
        </w:r>
        <w:r>
          <w:rPr>
            <w:noProof/>
          </w:rPr>
          <w:t>irmware Configuration</w:t>
        </w:r>
        <w:r>
          <w:rPr>
            <w:noProof/>
          </w:rPr>
          <w:tab/>
        </w:r>
        <w:r>
          <w:rPr>
            <w:noProof/>
          </w:rPr>
          <w:fldChar w:fldCharType="begin"/>
        </w:r>
        <w:r>
          <w:rPr>
            <w:noProof/>
          </w:rPr>
          <w:instrText xml:space="preserve"> PAGEREF _Toc51230629 \h </w:instrText>
        </w:r>
      </w:ins>
      <w:r>
        <w:rPr>
          <w:noProof/>
        </w:rPr>
      </w:r>
      <w:r>
        <w:rPr>
          <w:noProof/>
        </w:rPr>
        <w:fldChar w:fldCharType="separate"/>
      </w:r>
      <w:ins w:id="309" w:author="Tristan" w:date="2020-09-17T10:19:00Z">
        <w:r>
          <w:rPr>
            <w:noProof/>
          </w:rPr>
          <w:t>20</w:t>
        </w:r>
        <w:r>
          <w:rPr>
            <w:noProof/>
          </w:rPr>
          <w:fldChar w:fldCharType="end"/>
        </w:r>
      </w:ins>
    </w:p>
    <w:p w14:paraId="38661D1E" w14:textId="5D5F9685" w:rsidR="008E361B" w:rsidRDefault="008E361B">
      <w:pPr>
        <w:pStyle w:val="TOC3"/>
        <w:tabs>
          <w:tab w:val="left" w:pos="880"/>
          <w:tab w:val="right" w:pos="9350"/>
        </w:tabs>
        <w:rPr>
          <w:ins w:id="310" w:author="Tristan" w:date="2020-09-17T10:19:00Z"/>
          <w:rFonts w:eastAsiaTheme="minorEastAsia" w:cstheme="minorBidi"/>
          <w:noProof/>
          <w:sz w:val="22"/>
          <w:szCs w:val="22"/>
          <w:lang w:val="en-AU" w:eastAsia="en-AU"/>
        </w:rPr>
      </w:pPr>
      <w:ins w:id="311" w:author="Tristan" w:date="2020-09-17T10:19:00Z">
        <w:r w:rsidRPr="002E14AE">
          <w:rPr>
            <w:noProof/>
          </w:rPr>
          <w:t>4.1.1</w:t>
        </w:r>
        <w:r>
          <w:rPr>
            <w:rFonts w:eastAsiaTheme="minorEastAsia" w:cstheme="minorBidi"/>
            <w:noProof/>
            <w:sz w:val="22"/>
            <w:szCs w:val="22"/>
            <w:lang w:val="en-AU" w:eastAsia="en-AU"/>
          </w:rPr>
          <w:tab/>
        </w:r>
        <w:r>
          <w:rPr>
            <w:noProof/>
          </w:rPr>
          <w:t>config.h</w:t>
        </w:r>
        <w:r>
          <w:rPr>
            <w:noProof/>
          </w:rPr>
          <w:tab/>
        </w:r>
        <w:r>
          <w:rPr>
            <w:noProof/>
          </w:rPr>
          <w:fldChar w:fldCharType="begin"/>
        </w:r>
        <w:r>
          <w:rPr>
            <w:noProof/>
          </w:rPr>
          <w:instrText xml:space="preserve"> PAGEREF _Toc51230630 \h </w:instrText>
        </w:r>
      </w:ins>
      <w:r>
        <w:rPr>
          <w:noProof/>
        </w:rPr>
      </w:r>
      <w:r>
        <w:rPr>
          <w:noProof/>
        </w:rPr>
        <w:fldChar w:fldCharType="separate"/>
      </w:r>
      <w:ins w:id="312" w:author="Tristan" w:date="2020-09-17T10:19:00Z">
        <w:r>
          <w:rPr>
            <w:noProof/>
          </w:rPr>
          <w:t>20</w:t>
        </w:r>
        <w:r>
          <w:rPr>
            <w:noProof/>
          </w:rPr>
          <w:fldChar w:fldCharType="end"/>
        </w:r>
      </w:ins>
    </w:p>
    <w:p w14:paraId="4077DA3F" w14:textId="064B5B22" w:rsidR="008E361B" w:rsidRDefault="008E361B">
      <w:pPr>
        <w:pStyle w:val="TOC3"/>
        <w:tabs>
          <w:tab w:val="left" w:pos="880"/>
          <w:tab w:val="right" w:pos="9350"/>
        </w:tabs>
        <w:rPr>
          <w:ins w:id="313" w:author="Tristan" w:date="2020-09-17T10:19:00Z"/>
          <w:rFonts w:eastAsiaTheme="minorEastAsia" w:cstheme="minorBidi"/>
          <w:noProof/>
          <w:sz w:val="22"/>
          <w:szCs w:val="22"/>
          <w:lang w:val="en-AU" w:eastAsia="en-AU"/>
        </w:rPr>
      </w:pPr>
      <w:ins w:id="314" w:author="Tristan" w:date="2020-09-17T10:19:00Z">
        <w:r w:rsidRPr="002E14AE">
          <w:rPr>
            <w:noProof/>
          </w:rPr>
          <w:t>4.1.2</w:t>
        </w:r>
        <w:r>
          <w:rPr>
            <w:rFonts w:eastAsiaTheme="minorEastAsia" w:cstheme="minorBidi"/>
            <w:noProof/>
            <w:sz w:val="22"/>
            <w:szCs w:val="22"/>
            <w:lang w:val="en-AU" w:eastAsia="en-AU"/>
          </w:rPr>
          <w:tab/>
        </w:r>
        <w:r>
          <w:rPr>
            <w:noProof/>
          </w:rPr>
          <w:t>arduino_secrets.h</w:t>
        </w:r>
        <w:r>
          <w:rPr>
            <w:noProof/>
          </w:rPr>
          <w:tab/>
        </w:r>
        <w:r>
          <w:rPr>
            <w:noProof/>
          </w:rPr>
          <w:fldChar w:fldCharType="begin"/>
        </w:r>
        <w:r>
          <w:rPr>
            <w:noProof/>
          </w:rPr>
          <w:instrText xml:space="preserve"> PAGEREF _Toc51230631 \h </w:instrText>
        </w:r>
      </w:ins>
      <w:r>
        <w:rPr>
          <w:noProof/>
        </w:rPr>
      </w:r>
      <w:r>
        <w:rPr>
          <w:noProof/>
        </w:rPr>
        <w:fldChar w:fldCharType="separate"/>
      </w:r>
      <w:ins w:id="315" w:author="Tristan" w:date="2020-09-17T10:19:00Z">
        <w:r>
          <w:rPr>
            <w:noProof/>
          </w:rPr>
          <w:t>21</w:t>
        </w:r>
        <w:r>
          <w:rPr>
            <w:noProof/>
          </w:rPr>
          <w:fldChar w:fldCharType="end"/>
        </w:r>
      </w:ins>
    </w:p>
    <w:p w14:paraId="50FC6E44" w14:textId="4FD6F07E" w:rsidR="008E361B" w:rsidRDefault="008E361B">
      <w:pPr>
        <w:pStyle w:val="TOC2"/>
        <w:tabs>
          <w:tab w:val="left" w:pos="660"/>
          <w:tab w:val="right" w:pos="9350"/>
        </w:tabs>
        <w:rPr>
          <w:ins w:id="316" w:author="Tristan" w:date="2020-09-17T10:19:00Z"/>
          <w:rFonts w:eastAsiaTheme="minorEastAsia" w:cstheme="minorBidi"/>
          <w:b w:val="0"/>
          <w:bCs w:val="0"/>
          <w:noProof/>
          <w:sz w:val="22"/>
          <w:szCs w:val="22"/>
          <w:lang w:val="en-AU" w:eastAsia="en-AU"/>
        </w:rPr>
      </w:pPr>
      <w:ins w:id="317" w:author="Tristan" w:date="2020-09-17T10:19:00Z">
        <w:r>
          <w:rPr>
            <w:noProof/>
          </w:rPr>
          <w:t>4.2</w:t>
        </w:r>
        <w:r>
          <w:rPr>
            <w:rFonts w:eastAsiaTheme="minorEastAsia" w:cstheme="minorBidi"/>
            <w:b w:val="0"/>
            <w:bCs w:val="0"/>
            <w:noProof/>
            <w:sz w:val="22"/>
            <w:szCs w:val="22"/>
            <w:lang w:val="en-AU" w:eastAsia="en-AU"/>
          </w:rPr>
          <w:tab/>
        </w:r>
        <w:r>
          <w:rPr>
            <w:noProof/>
          </w:rPr>
          <w:t>I/O Pins</w:t>
        </w:r>
        <w:r>
          <w:rPr>
            <w:noProof/>
          </w:rPr>
          <w:tab/>
        </w:r>
        <w:r>
          <w:rPr>
            <w:noProof/>
          </w:rPr>
          <w:fldChar w:fldCharType="begin"/>
        </w:r>
        <w:r>
          <w:rPr>
            <w:noProof/>
          </w:rPr>
          <w:instrText xml:space="preserve"> PAGEREF _Toc51230632 \h </w:instrText>
        </w:r>
      </w:ins>
      <w:r>
        <w:rPr>
          <w:noProof/>
        </w:rPr>
      </w:r>
      <w:r>
        <w:rPr>
          <w:noProof/>
        </w:rPr>
        <w:fldChar w:fldCharType="separate"/>
      </w:r>
      <w:ins w:id="318" w:author="Tristan" w:date="2020-09-17T10:19:00Z">
        <w:r>
          <w:rPr>
            <w:noProof/>
          </w:rPr>
          <w:t>22</w:t>
        </w:r>
        <w:r>
          <w:rPr>
            <w:noProof/>
          </w:rPr>
          <w:fldChar w:fldCharType="end"/>
        </w:r>
      </w:ins>
    </w:p>
    <w:p w14:paraId="7F1EF633" w14:textId="143232F6" w:rsidR="008E361B" w:rsidRDefault="008E361B">
      <w:pPr>
        <w:pStyle w:val="TOC2"/>
        <w:tabs>
          <w:tab w:val="left" w:pos="660"/>
          <w:tab w:val="right" w:pos="9350"/>
        </w:tabs>
        <w:rPr>
          <w:ins w:id="319" w:author="Tristan" w:date="2020-09-17T10:19:00Z"/>
          <w:rFonts w:eastAsiaTheme="minorEastAsia" w:cstheme="minorBidi"/>
          <w:b w:val="0"/>
          <w:bCs w:val="0"/>
          <w:noProof/>
          <w:sz w:val="22"/>
          <w:szCs w:val="22"/>
          <w:lang w:val="en-AU" w:eastAsia="en-AU"/>
        </w:rPr>
      </w:pPr>
      <w:ins w:id="320" w:author="Tristan" w:date="2020-09-17T10:19:00Z">
        <w:r>
          <w:rPr>
            <w:noProof/>
          </w:rPr>
          <w:lastRenderedPageBreak/>
          <w:t>4.3</w:t>
        </w:r>
        <w:r>
          <w:rPr>
            <w:rFonts w:eastAsiaTheme="minorEastAsia" w:cstheme="minorBidi"/>
            <w:b w:val="0"/>
            <w:bCs w:val="0"/>
            <w:noProof/>
            <w:sz w:val="22"/>
            <w:szCs w:val="22"/>
            <w:lang w:val="en-AU" w:eastAsia="en-AU"/>
          </w:rPr>
          <w:tab/>
        </w:r>
        <w:r>
          <w:rPr>
            <w:noProof/>
          </w:rPr>
          <w:t>Operation</w:t>
        </w:r>
        <w:r>
          <w:rPr>
            <w:noProof/>
          </w:rPr>
          <w:tab/>
        </w:r>
        <w:r>
          <w:rPr>
            <w:noProof/>
          </w:rPr>
          <w:fldChar w:fldCharType="begin"/>
        </w:r>
        <w:r>
          <w:rPr>
            <w:noProof/>
          </w:rPr>
          <w:instrText xml:space="preserve"> PAGEREF _Toc51230635 \h </w:instrText>
        </w:r>
      </w:ins>
      <w:r>
        <w:rPr>
          <w:noProof/>
        </w:rPr>
      </w:r>
      <w:r>
        <w:rPr>
          <w:noProof/>
        </w:rPr>
        <w:fldChar w:fldCharType="separate"/>
      </w:r>
      <w:ins w:id="321" w:author="Tristan" w:date="2020-09-17T10:19:00Z">
        <w:r>
          <w:rPr>
            <w:noProof/>
          </w:rPr>
          <w:t>23</w:t>
        </w:r>
        <w:r>
          <w:rPr>
            <w:noProof/>
          </w:rPr>
          <w:fldChar w:fldCharType="end"/>
        </w:r>
      </w:ins>
    </w:p>
    <w:p w14:paraId="61D7F803" w14:textId="09C5557F" w:rsidR="008E361B" w:rsidRDefault="008E361B">
      <w:pPr>
        <w:pStyle w:val="TOC1"/>
        <w:tabs>
          <w:tab w:val="left" w:pos="440"/>
          <w:tab w:val="right" w:pos="9350"/>
        </w:tabs>
        <w:rPr>
          <w:ins w:id="322" w:author="Tristan" w:date="2020-09-17T10:19:00Z"/>
          <w:rFonts w:asciiTheme="minorHAnsi" w:eastAsiaTheme="minorEastAsia" w:hAnsiTheme="minorHAnsi" w:cstheme="minorBidi"/>
          <w:b w:val="0"/>
          <w:bCs w:val="0"/>
          <w:caps w:val="0"/>
          <w:noProof/>
          <w:sz w:val="22"/>
          <w:szCs w:val="22"/>
          <w:lang w:val="en-AU" w:eastAsia="en-AU"/>
        </w:rPr>
      </w:pPr>
      <w:ins w:id="323" w:author="Tristan" w:date="2020-09-17T10:19:00Z">
        <w:r w:rsidRPr="002E14AE">
          <w:rPr>
            <w:rFonts w:cstheme="majorHAnsi"/>
            <w:noProof/>
            <w:color w:val="000000"/>
          </w:rPr>
          <w:t>5</w:t>
        </w:r>
        <w:r>
          <w:rPr>
            <w:rFonts w:asciiTheme="minorHAnsi" w:eastAsiaTheme="minorEastAsia" w:hAnsiTheme="minorHAnsi" w:cstheme="minorBidi"/>
            <w:b w:val="0"/>
            <w:bCs w:val="0"/>
            <w:caps w:val="0"/>
            <w:noProof/>
            <w:sz w:val="22"/>
            <w:szCs w:val="22"/>
            <w:lang w:val="en-AU" w:eastAsia="en-AU"/>
          </w:rPr>
          <w:tab/>
        </w:r>
        <w:r w:rsidRPr="002E14AE">
          <w:rPr>
            <w:rFonts w:cstheme="majorHAnsi"/>
            <w:noProof/>
            <w:color w:val="000000"/>
          </w:rPr>
          <w:t>Dashboard and Device Configuration</w:t>
        </w:r>
        <w:r>
          <w:rPr>
            <w:noProof/>
          </w:rPr>
          <w:tab/>
        </w:r>
        <w:r>
          <w:rPr>
            <w:noProof/>
          </w:rPr>
          <w:fldChar w:fldCharType="begin"/>
        </w:r>
        <w:r>
          <w:rPr>
            <w:noProof/>
          </w:rPr>
          <w:instrText xml:space="preserve"> PAGEREF _Toc51230638 \h </w:instrText>
        </w:r>
      </w:ins>
      <w:r>
        <w:rPr>
          <w:noProof/>
        </w:rPr>
      </w:r>
      <w:r>
        <w:rPr>
          <w:noProof/>
        </w:rPr>
        <w:fldChar w:fldCharType="separate"/>
      </w:r>
      <w:ins w:id="324" w:author="Tristan" w:date="2020-09-17T10:19:00Z">
        <w:r>
          <w:rPr>
            <w:noProof/>
          </w:rPr>
          <w:t>24</w:t>
        </w:r>
        <w:r>
          <w:rPr>
            <w:noProof/>
          </w:rPr>
          <w:fldChar w:fldCharType="end"/>
        </w:r>
      </w:ins>
    </w:p>
    <w:p w14:paraId="3552841A" w14:textId="68CFD12E" w:rsidR="008E361B" w:rsidRDefault="008E361B">
      <w:pPr>
        <w:pStyle w:val="TOC2"/>
        <w:tabs>
          <w:tab w:val="left" w:pos="660"/>
          <w:tab w:val="right" w:pos="9350"/>
        </w:tabs>
        <w:rPr>
          <w:ins w:id="325" w:author="Tristan" w:date="2020-09-17T10:19:00Z"/>
          <w:rFonts w:eastAsiaTheme="minorEastAsia" w:cstheme="minorBidi"/>
          <w:b w:val="0"/>
          <w:bCs w:val="0"/>
          <w:noProof/>
          <w:sz w:val="22"/>
          <w:szCs w:val="22"/>
          <w:lang w:val="en-AU" w:eastAsia="en-AU"/>
        </w:rPr>
      </w:pPr>
      <w:ins w:id="326" w:author="Tristan" w:date="2020-09-17T10:19:00Z">
        <w:r>
          <w:rPr>
            <w:noProof/>
          </w:rPr>
          <w:t>5.1</w:t>
        </w:r>
        <w:r>
          <w:rPr>
            <w:rFonts w:eastAsiaTheme="minorEastAsia" w:cstheme="minorBidi"/>
            <w:b w:val="0"/>
            <w:bCs w:val="0"/>
            <w:noProof/>
            <w:sz w:val="22"/>
            <w:szCs w:val="22"/>
            <w:lang w:val="en-AU" w:eastAsia="en-AU"/>
          </w:rPr>
          <w:tab/>
        </w:r>
        <w:r>
          <w:rPr>
            <w:noProof/>
          </w:rPr>
          <w:t>Pump Controller Devices</w:t>
        </w:r>
        <w:r>
          <w:rPr>
            <w:noProof/>
          </w:rPr>
          <w:tab/>
        </w:r>
        <w:r>
          <w:rPr>
            <w:noProof/>
          </w:rPr>
          <w:fldChar w:fldCharType="begin"/>
        </w:r>
        <w:r>
          <w:rPr>
            <w:noProof/>
          </w:rPr>
          <w:instrText xml:space="preserve"> PAGEREF _Toc51230640 \h </w:instrText>
        </w:r>
      </w:ins>
      <w:r>
        <w:rPr>
          <w:noProof/>
        </w:rPr>
      </w:r>
      <w:r>
        <w:rPr>
          <w:noProof/>
        </w:rPr>
        <w:fldChar w:fldCharType="separate"/>
      </w:r>
      <w:ins w:id="327" w:author="Tristan" w:date="2020-09-17T10:19:00Z">
        <w:r>
          <w:rPr>
            <w:noProof/>
          </w:rPr>
          <w:t>24</w:t>
        </w:r>
        <w:r>
          <w:rPr>
            <w:noProof/>
          </w:rPr>
          <w:fldChar w:fldCharType="end"/>
        </w:r>
      </w:ins>
    </w:p>
    <w:p w14:paraId="39A29A55" w14:textId="5427D095" w:rsidR="008E361B" w:rsidRDefault="008E361B">
      <w:pPr>
        <w:pStyle w:val="TOC3"/>
        <w:tabs>
          <w:tab w:val="left" w:pos="880"/>
          <w:tab w:val="right" w:pos="9350"/>
        </w:tabs>
        <w:rPr>
          <w:ins w:id="328" w:author="Tristan" w:date="2020-09-17T10:19:00Z"/>
          <w:rFonts w:eastAsiaTheme="minorEastAsia" w:cstheme="minorBidi"/>
          <w:noProof/>
          <w:sz w:val="22"/>
          <w:szCs w:val="22"/>
          <w:lang w:val="en-AU" w:eastAsia="en-AU"/>
        </w:rPr>
      </w:pPr>
      <w:ins w:id="329" w:author="Tristan" w:date="2020-09-17T10:19:00Z">
        <w:r w:rsidRPr="002E14AE">
          <w:rPr>
            <w:noProof/>
          </w:rPr>
          <w:t>5.1.1</w:t>
        </w:r>
        <w:r>
          <w:rPr>
            <w:rFonts w:eastAsiaTheme="minorEastAsia" w:cstheme="minorBidi"/>
            <w:noProof/>
            <w:sz w:val="22"/>
            <w:szCs w:val="22"/>
            <w:lang w:val="en-AU" w:eastAsia="en-AU"/>
          </w:rPr>
          <w:tab/>
        </w:r>
        <w:r>
          <w:rPr>
            <w:noProof/>
          </w:rPr>
          <w:t>Details</w:t>
        </w:r>
        <w:r>
          <w:rPr>
            <w:noProof/>
          </w:rPr>
          <w:tab/>
        </w:r>
        <w:r>
          <w:rPr>
            <w:noProof/>
          </w:rPr>
          <w:fldChar w:fldCharType="begin"/>
        </w:r>
        <w:r>
          <w:rPr>
            <w:noProof/>
          </w:rPr>
          <w:instrText xml:space="preserve"> PAGEREF _Toc51230641 \h </w:instrText>
        </w:r>
      </w:ins>
      <w:r>
        <w:rPr>
          <w:noProof/>
        </w:rPr>
      </w:r>
      <w:r>
        <w:rPr>
          <w:noProof/>
        </w:rPr>
        <w:fldChar w:fldCharType="separate"/>
      </w:r>
      <w:ins w:id="330" w:author="Tristan" w:date="2020-09-17T10:19:00Z">
        <w:r>
          <w:rPr>
            <w:noProof/>
          </w:rPr>
          <w:t>24</w:t>
        </w:r>
        <w:r>
          <w:rPr>
            <w:noProof/>
          </w:rPr>
          <w:fldChar w:fldCharType="end"/>
        </w:r>
      </w:ins>
    </w:p>
    <w:p w14:paraId="2E079442" w14:textId="04150C8E" w:rsidR="008E361B" w:rsidRDefault="008E361B">
      <w:pPr>
        <w:pStyle w:val="TOC3"/>
        <w:tabs>
          <w:tab w:val="left" w:pos="880"/>
          <w:tab w:val="right" w:pos="9350"/>
        </w:tabs>
        <w:rPr>
          <w:ins w:id="331" w:author="Tristan" w:date="2020-09-17T10:19:00Z"/>
          <w:rFonts w:eastAsiaTheme="minorEastAsia" w:cstheme="minorBidi"/>
          <w:noProof/>
          <w:sz w:val="22"/>
          <w:szCs w:val="22"/>
          <w:lang w:val="en-AU" w:eastAsia="en-AU"/>
        </w:rPr>
      </w:pPr>
      <w:ins w:id="332" w:author="Tristan" w:date="2020-09-17T10:19:00Z">
        <w:r w:rsidRPr="002E14AE">
          <w:rPr>
            <w:noProof/>
          </w:rPr>
          <w:t>5.1.2</w:t>
        </w:r>
        <w:r>
          <w:rPr>
            <w:rFonts w:eastAsiaTheme="minorEastAsia" w:cstheme="minorBidi"/>
            <w:noProof/>
            <w:sz w:val="22"/>
            <w:szCs w:val="22"/>
            <w:lang w:val="en-AU" w:eastAsia="en-AU"/>
          </w:rPr>
          <w:tab/>
        </w:r>
        <w:r>
          <w:rPr>
            <w:noProof/>
          </w:rPr>
          <w:t>Shared Attributes</w:t>
        </w:r>
        <w:r>
          <w:rPr>
            <w:noProof/>
          </w:rPr>
          <w:tab/>
        </w:r>
        <w:r>
          <w:rPr>
            <w:noProof/>
          </w:rPr>
          <w:fldChar w:fldCharType="begin"/>
        </w:r>
        <w:r>
          <w:rPr>
            <w:noProof/>
          </w:rPr>
          <w:instrText xml:space="preserve"> PAGEREF _Toc51230647 \h </w:instrText>
        </w:r>
      </w:ins>
      <w:r>
        <w:rPr>
          <w:noProof/>
        </w:rPr>
      </w:r>
      <w:r>
        <w:rPr>
          <w:noProof/>
        </w:rPr>
        <w:fldChar w:fldCharType="separate"/>
      </w:r>
      <w:ins w:id="333" w:author="Tristan" w:date="2020-09-17T10:19:00Z">
        <w:r>
          <w:rPr>
            <w:noProof/>
          </w:rPr>
          <w:t>24</w:t>
        </w:r>
        <w:r>
          <w:rPr>
            <w:noProof/>
          </w:rPr>
          <w:fldChar w:fldCharType="end"/>
        </w:r>
      </w:ins>
    </w:p>
    <w:p w14:paraId="73CF7899" w14:textId="540C1329" w:rsidR="008E361B" w:rsidRDefault="008E361B">
      <w:pPr>
        <w:pStyle w:val="TOC3"/>
        <w:tabs>
          <w:tab w:val="left" w:pos="880"/>
          <w:tab w:val="right" w:pos="9350"/>
        </w:tabs>
        <w:rPr>
          <w:ins w:id="334" w:author="Tristan" w:date="2020-09-17T10:19:00Z"/>
          <w:rFonts w:eastAsiaTheme="minorEastAsia" w:cstheme="minorBidi"/>
          <w:noProof/>
          <w:sz w:val="22"/>
          <w:szCs w:val="22"/>
          <w:lang w:val="en-AU" w:eastAsia="en-AU"/>
        </w:rPr>
      </w:pPr>
      <w:ins w:id="335" w:author="Tristan" w:date="2020-09-17T10:19:00Z">
        <w:r w:rsidRPr="002E14AE">
          <w:rPr>
            <w:noProof/>
          </w:rPr>
          <w:t>5.1.3</w:t>
        </w:r>
        <w:r>
          <w:rPr>
            <w:rFonts w:eastAsiaTheme="minorEastAsia" w:cstheme="minorBidi"/>
            <w:noProof/>
            <w:sz w:val="22"/>
            <w:szCs w:val="22"/>
            <w:lang w:val="en-AU" w:eastAsia="en-AU"/>
          </w:rPr>
          <w:tab/>
        </w:r>
        <w:r>
          <w:rPr>
            <w:noProof/>
          </w:rPr>
          <w:t>Server Attributes</w:t>
        </w:r>
        <w:r>
          <w:rPr>
            <w:noProof/>
          </w:rPr>
          <w:tab/>
        </w:r>
        <w:r>
          <w:rPr>
            <w:noProof/>
          </w:rPr>
          <w:fldChar w:fldCharType="begin"/>
        </w:r>
        <w:r>
          <w:rPr>
            <w:noProof/>
          </w:rPr>
          <w:instrText xml:space="preserve"> PAGEREF _Toc51230648 \h </w:instrText>
        </w:r>
      </w:ins>
      <w:r>
        <w:rPr>
          <w:noProof/>
        </w:rPr>
      </w:r>
      <w:r>
        <w:rPr>
          <w:noProof/>
        </w:rPr>
        <w:fldChar w:fldCharType="separate"/>
      </w:r>
      <w:ins w:id="336" w:author="Tristan" w:date="2020-09-17T10:19:00Z">
        <w:r>
          <w:rPr>
            <w:noProof/>
          </w:rPr>
          <w:t>24</w:t>
        </w:r>
        <w:r>
          <w:rPr>
            <w:noProof/>
          </w:rPr>
          <w:fldChar w:fldCharType="end"/>
        </w:r>
      </w:ins>
    </w:p>
    <w:p w14:paraId="79527080" w14:textId="0FFC9A1D" w:rsidR="008E361B" w:rsidRDefault="008E361B">
      <w:pPr>
        <w:pStyle w:val="TOC2"/>
        <w:tabs>
          <w:tab w:val="left" w:pos="660"/>
          <w:tab w:val="right" w:pos="9350"/>
        </w:tabs>
        <w:rPr>
          <w:ins w:id="337" w:author="Tristan" w:date="2020-09-17T10:19:00Z"/>
          <w:rFonts w:eastAsiaTheme="minorEastAsia" w:cstheme="minorBidi"/>
          <w:b w:val="0"/>
          <w:bCs w:val="0"/>
          <w:noProof/>
          <w:sz w:val="22"/>
          <w:szCs w:val="22"/>
          <w:lang w:val="en-AU" w:eastAsia="en-AU"/>
        </w:rPr>
      </w:pPr>
      <w:ins w:id="338" w:author="Tristan" w:date="2020-09-17T10:19:00Z">
        <w:r>
          <w:rPr>
            <w:noProof/>
          </w:rPr>
          <w:t>5.2</w:t>
        </w:r>
        <w:r>
          <w:rPr>
            <w:rFonts w:eastAsiaTheme="minorEastAsia" w:cstheme="minorBidi"/>
            <w:b w:val="0"/>
            <w:bCs w:val="0"/>
            <w:noProof/>
            <w:sz w:val="22"/>
            <w:szCs w:val="22"/>
            <w:lang w:val="en-AU" w:eastAsia="en-AU"/>
          </w:rPr>
          <w:tab/>
        </w:r>
        <w:r>
          <w:rPr>
            <w:noProof/>
          </w:rPr>
          <w:t>Tank Level Sensor Devices</w:t>
        </w:r>
        <w:r>
          <w:rPr>
            <w:noProof/>
          </w:rPr>
          <w:tab/>
        </w:r>
        <w:r>
          <w:rPr>
            <w:noProof/>
          </w:rPr>
          <w:fldChar w:fldCharType="begin"/>
        </w:r>
        <w:r>
          <w:rPr>
            <w:noProof/>
          </w:rPr>
          <w:instrText xml:space="preserve"> PAGEREF _Toc51230649 \h </w:instrText>
        </w:r>
      </w:ins>
      <w:r>
        <w:rPr>
          <w:noProof/>
        </w:rPr>
      </w:r>
      <w:r>
        <w:rPr>
          <w:noProof/>
        </w:rPr>
        <w:fldChar w:fldCharType="separate"/>
      </w:r>
      <w:ins w:id="339" w:author="Tristan" w:date="2020-09-17T10:19:00Z">
        <w:r>
          <w:rPr>
            <w:noProof/>
          </w:rPr>
          <w:t>25</w:t>
        </w:r>
        <w:r>
          <w:rPr>
            <w:noProof/>
          </w:rPr>
          <w:fldChar w:fldCharType="end"/>
        </w:r>
      </w:ins>
    </w:p>
    <w:p w14:paraId="6AB2E67E" w14:textId="70D829BE" w:rsidR="008E361B" w:rsidRDefault="008E361B">
      <w:pPr>
        <w:pStyle w:val="TOC3"/>
        <w:tabs>
          <w:tab w:val="left" w:pos="880"/>
          <w:tab w:val="right" w:pos="9350"/>
        </w:tabs>
        <w:rPr>
          <w:ins w:id="340" w:author="Tristan" w:date="2020-09-17T10:19:00Z"/>
          <w:rFonts w:eastAsiaTheme="minorEastAsia" w:cstheme="minorBidi"/>
          <w:noProof/>
          <w:sz w:val="22"/>
          <w:szCs w:val="22"/>
          <w:lang w:val="en-AU" w:eastAsia="en-AU"/>
        </w:rPr>
      </w:pPr>
      <w:ins w:id="341" w:author="Tristan" w:date="2020-09-17T10:19:00Z">
        <w:r w:rsidRPr="002E14AE">
          <w:rPr>
            <w:noProof/>
          </w:rPr>
          <w:t>5.2.1</w:t>
        </w:r>
        <w:r>
          <w:rPr>
            <w:rFonts w:eastAsiaTheme="minorEastAsia" w:cstheme="minorBidi"/>
            <w:noProof/>
            <w:sz w:val="22"/>
            <w:szCs w:val="22"/>
            <w:lang w:val="en-AU" w:eastAsia="en-AU"/>
          </w:rPr>
          <w:tab/>
        </w:r>
        <w:r>
          <w:rPr>
            <w:noProof/>
          </w:rPr>
          <w:t>Details</w:t>
        </w:r>
        <w:r>
          <w:rPr>
            <w:noProof/>
          </w:rPr>
          <w:tab/>
        </w:r>
        <w:r>
          <w:rPr>
            <w:noProof/>
          </w:rPr>
          <w:fldChar w:fldCharType="begin"/>
        </w:r>
        <w:r>
          <w:rPr>
            <w:noProof/>
          </w:rPr>
          <w:instrText xml:space="preserve"> PAGEREF _Toc51230650 \h </w:instrText>
        </w:r>
      </w:ins>
      <w:r>
        <w:rPr>
          <w:noProof/>
        </w:rPr>
      </w:r>
      <w:r>
        <w:rPr>
          <w:noProof/>
        </w:rPr>
        <w:fldChar w:fldCharType="separate"/>
      </w:r>
      <w:ins w:id="342" w:author="Tristan" w:date="2020-09-17T10:19:00Z">
        <w:r>
          <w:rPr>
            <w:noProof/>
          </w:rPr>
          <w:t>25</w:t>
        </w:r>
        <w:r>
          <w:rPr>
            <w:noProof/>
          </w:rPr>
          <w:fldChar w:fldCharType="end"/>
        </w:r>
      </w:ins>
    </w:p>
    <w:p w14:paraId="6C4163AF" w14:textId="452EE8D1" w:rsidR="008E361B" w:rsidRDefault="008E361B">
      <w:pPr>
        <w:pStyle w:val="TOC3"/>
        <w:tabs>
          <w:tab w:val="left" w:pos="880"/>
          <w:tab w:val="right" w:pos="9350"/>
        </w:tabs>
        <w:rPr>
          <w:ins w:id="343" w:author="Tristan" w:date="2020-09-17T10:19:00Z"/>
          <w:rFonts w:eastAsiaTheme="minorEastAsia" w:cstheme="minorBidi"/>
          <w:noProof/>
          <w:sz w:val="22"/>
          <w:szCs w:val="22"/>
          <w:lang w:val="en-AU" w:eastAsia="en-AU"/>
        </w:rPr>
      </w:pPr>
      <w:ins w:id="344" w:author="Tristan" w:date="2020-09-17T10:19:00Z">
        <w:r w:rsidRPr="002E14AE">
          <w:rPr>
            <w:noProof/>
            <w:color w:val="000000"/>
          </w:rPr>
          <w:t>5.2.2</w:t>
        </w:r>
        <w:r>
          <w:rPr>
            <w:rFonts w:eastAsiaTheme="minorEastAsia" w:cstheme="minorBidi"/>
            <w:noProof/>
            <w:sz w:val="22"/>
            <w:szCs w:val="22"/>
            <w:lang w:val="en-AU" w:eastAsia="en-AU"/>
          </w:rPr>
          <w:tab/>
        </w:r>
        <w:r w:rsidRPr="002E14AE">
          <w:rPr>
            <w:rFonts w:cstheme="majorHAnsi"/>
            <w:noProof/>
            <w:color w:val="000000"/>
          </w:rPr>
          <w:t>Server Attributes</w:t>
        </w:r>
        <w:r>
          <w:rPr>
            <w:noProof/>
          </w:rPr>
          <w:tab/>
        </w:r>
        <w:r>
          <w:rPr>
            <w:noProof/>
          </w:rPr>
          <w:fldChar w:fldCharType="begin"/>
        </w:r>
        <w:r>
          <w:rPr>
            <w:noProof/>
          </w:rPr>
          <w:instrText xml:space="preserve"> PAGEREF _Toc51230651 \h </w:instrText>
        </w:r>
      </w:ins>
      <w:r>
        <w:rPr>
          <w:noProof/>
        </w:rPr>
      </w:r>
      <w:r>
        <w:rPr>
          <w:noProof/>
        </w:rPr>
        <w:fldChar w:fldCharType="separate"/>
      </w:r>
      <w:ins w:id="345" w:author="Tristan" w:date="2020-09-17T10:19:00Z">
        <w:r>
          <w:rPr>
            <w:noProof/>
          </w:rPr>
          <w:t>25</w:t>
        </w:r>
        <w:r>
          <w:rPr>
            <w:noProof/>
          </w:rPr>
          <w:fldChar w:fldCharType="end"/>
        </w:r>
      </w:ins>
    </w:p>
    <w:p w14:paraId="239A30B4" w14:textId="3539B164" w:rsidR="008E361B" w:rsidRDefault="008E361B">
      <w:pPr>
        <w:pStyle w:val="TOC3"/>
        <w:tabs>
          <w:tab w:val="left" w:pos="880"/>
          <w:tab w:val="right" w:pos="9350"/>
        </w:tabs>
        <w:rPr>
          <w:ins w:id="346" w:author="Tristan" w:date="2020-09-17T10:19:00Z"/>
          <w:rFonts w:eastAsiaTheme="minorEastAsia" w:cstheme="minorBidi"/>
          <w:noProof/>
          <w:sz w:val="22"/>
          <w:szCs w:val="22"/>
          <w:lang w:val="en-AU" w:eastAsia="en-AU"/>
        </w:rPr>
      </w:pPr>
      <w:ins w:id="347" w:author="Tristan" w:date="2020-09-17T10:19:00Z">
        <w:r w:rsidRPr="002E14AE">
          <w:rPr>
            <w:noProof/>
          </w:rPr>
          <w:t>5.2.3</w:t>
        </w:r>
        <w:r>
          <w:rPr>
            <w:rFonts w:eastAsiaTheme="minorEastAsia" w:cstheme="minorBidi"/>
            <w:noProof/>
            <w:sz w:val="22"/>
            <w:szCs w:val="22"/>
            <w:lang w:val="en-AU" w:eastAsia="en-AU"/>
          </w:rPr>
          <w:tab/>
        </w:r>
        <w:r>
          <w:rPr>
            <w:noProof/>
          </w:rPr>
          <w:t>Relations</w:t>
        </w:r>
        <w:r>
          <w:rPr>
            <w:noProof/>
          </w:rPr>
          <w:tab/>
        </w:r>
        <w:r>
          <w:rPr>
            <w:noProof/>
          </w:rPr>
          <w:fldChar w:fldCharType="begin"/>
        </w:r>
        <w:r>
          <w:rPr>
            <w:noProof/>
          </w:rPr>
          <w:instrText xml:space="preserve"> PAGEREF _Toc51230652 \h </w:instrText>
        </w:r>
      </w:ins>
      <w:r>
        <w:rPr>
          <w:noProof/>
        </w:rPr>
      </w:r>
      <w:r>
        <w:rPr>
          <w:noProof/>
        </w:rPr>
        <w:fldChar w:fldCharType="separate"/>
      </w:r>
      <w:ins w:id="348" w:author="Tristan" w:date="2020-09-17T10:19:00Z">
        <w:r>
          <w:rPr>
            <w:noProof/>
          </w:rPr>
          <w:t>25</w:t>
        </w:r>
        <w:r>
          <w:rPr>
            <w:noProof/>
          </w:rPr>
          <w:fldChar w:fldCharType="end"/>
        </w:r>
      </w:ins>
    </w:p>
    <w:p w14:paraId="6D4B343E" w14:textId="2EAB85B8" w:rsidR="008E361B" w:rsidRDefault="008E361B">
      <w:pPr>
        <w:pStyle w:val="TOC2"/>
        <w:tabs>
          <w:tab w:val="left" w:pos="660"/>
          <w:tab w:val="right" w:pos="9350"/>
        </w:tabs>
        <w:rPr>
          <w:ins w:id="349" w:author="Tristan" w:date="2020-09-17T10:19:00Z"/>
          <w:rFonts w:eastAsiaTheme="minorEastAsia" w:cstheme="minorBidi"/>
          <w:b w:val="0"/>
          <w:bCs w:val="0"/>
          <w:noProof/>
          <w:sz w:val="22"/>
          <w:szCs w:val="22"/>
          <w:lang w:val="en-AU" w:eastAsia="en-AU"/>
        </w:rPr>
      </w:pPr>
      <w:ins w:id="350" w:author="Tristan" w:date="2020-09-17T10:19:00Z">
        <w:r w:rsidRPr="002E14AE">
          <w:rPr>
            <w:rFonts w:cstheme="majorHAnsi"/>
            <w:noProof/>
            <w:color w:val="000000"/>
          </w:rPr>
          <w:t>5.3</w:t>
        </w:r>
        <w:r>
          <w:rPr>
            <w:rFonts w:eastAsiaTheme="minorEastAsia" w:cstheme="minorBidi"/>
            <w:b w:val="0"/>
            <w:bCs w:val="0"/>
            <w:noProof/>
            <w:sz w:val="22"/>
            <w:szCs w:val="22"/>
            <w:lang w:val="en-AU" w:eastAsia="en-AU"/>
          </w:rPr>
          <w:tab/>
        </w:r>
        <w:r w:rsidRPr="002E14AE">
          <w:rPr>
            <w:rFonts w:cstheme="majorHAnsi"/>
            <w:noProof/>
            <w:color w:val="000000"/>
          </w:rPr>
          <w:t>The Dashboard</w:t>
        </w:r>
        <w:r>
          <w:rPr>
            <w:noProof/>
          </w:rPr>
          <w:tab/>
        </w:r>
        <w:r>
          <w:rPr>
            <w:noProof/>
          </w:rPr>
          <w:fldChar w:fldCharType="begin"/>
        </w:r>
        <w:r>
          <w:rPr>
            <w:noProof/>
          </w:rPr>
          <w:instrText xml:space="preserve"> PAGEREF _Toc51230653 \h </w:instrText>
        </w:r>
      </w:ins>
      <w:r>
        <w:rPr>
          <w:noProof/>
        </w:rPr>
      </w:r>
      <w:r>
        <w:rPr>
          <w:noProof/>
        </w:rPr>
        <w:fldChar w:fldCharType="separate"/>
      </w:r>
      <w:ins w:id="351" w:author="Tristan" w:date="2020-09-17T10:19:00Z">
        <w:r>
          <w:rPr>
            <w:noProof/>
          </w:rPr>
          <w:t>26</w:t>
        </w:r>
        <w:r>
          <w:rPr>
            <w:noProof/>
          </w:rPr>
          <w:fldChar w:fldCharType="end"/>
        </w:r>
      </w:ins>
    </w:p>
    <w:p w14:paraId="792019F8" w14:textId="444758D2" w:rsidR="008E361B" w:rsidRDefault="008E361B">
      <w:pPr>
        <w:pStyle w:val="TOC1"/>
        <w:tabs>
          <w:tab w:val="left" w:pos="440"/>
          <w:tab w:val="right" w:pos="9350"/>
        </w:tabs>
        <w:rPr>
          <w:ins w:id="352" w:author="Tristan" w:date="2020-09-17T10:19:00Z"/>
          <w:rFonts w:asciiTheme="minorHAnsi" w:eastAsiaTheme="minorEastAsia" w:hAnsiTheme="minorHAnsi" w:cstheme="minorBidi"/>
          <w:b w:val="0"/>
          <w:bCs w:val="0"/>
          <w:caps w:val="0"/>
          <w:noProof/>
          <w:sz w:val="22"/>
          <w:szCs w:val="22"/>
          <w:lang w:val="en-AU" w:eastAsia="en-AU"/>
        </w:rPr>
      </w:pPr>
      <w:ins w:id="353" w:author="Tristan" w:date="2020-09-17T10:19:00Z">
        <w:r w:rsidRPr="002E14AE">
          <w:rPr>
            <w:rFonts w:cstheme="majorHAnsi"/>
            <w:noProof/>
            <w:color w:val="000000"/>
          </w:rPr>
          <w:t>6</w:t>
        </w:r>
        <w:r>
          <w:rPr>
            <w:rFonts w:asciiTheme="minorHAnsi" w:eastAsiaTheme="minorEastAsia" w:hAnsiTheme="minorHAnsi" w:cstheme="minorBidi"/>
            <w:b w:val="0"/>
            <w:bCs w:val="0"/>
            <w:caps w:val="0"/>
            <w:noProof/>
            <w:sz w:val="22"/>
            <w:szCs w:val="22"/>
            <w:lang w:val="en-AU" w:eastAsia="en-AU"/>
          </w:rPr>
          <w:tab/>
        </w:r>
        <w:r w:rsidRPr="002E14AE">
          <w:rPr>
            <w:rFonts w:cstheme="majorHAnsi"/>
            <w:noProof/>
            <w:color w:val="000000"/>
          </w:rPr>
          <w:t>Pump Simulator Software</w:t>
        </w:r>
        <w:r>
          <w:rPr>
            <w:noProof/>
          </w:rPr>
          <w:tab/>
        </w:r>
        <w:r>
          <w:rPr>
            <w:noProof/>
          </w:rPr>
          <w:fldChar w:fldCharType="begin"/>
        </w:r>
        <w:r>
          <w:rPr>
            <w:noProof/>
          </w:rPr>
          <w:instrText xml:space="preserve"> PAGEREF _Toc51230654 \h </w:instrText>
        </w:r>
      </w:ins>
      <w:r>
        <w:rPr>
          <w:noProof/>
        </w:rPr>
      </w:r>
      <w:r>
        <w:rPr>
          <w:noProof/>
        </w:rPr>
        <w:fldChar w:fldCharType="separate"/>
      </w:r>
      <w:ins w:id="354" w:author="Tristan" w:date="2020-09-17T10:19:00Z">
        <w:r>
          <w:rPr>
            <w:noProof/>
          </w:rPr>
          <w:t>28</w:t>
        </w:r>
        <w:r>
          <w:rPr>
            <w:noProof/>
          </w:rPr>
          <w:fldChar w:fldCharType="end"/>
        </w:r>
      </w:ins>
    </w:p>
    <w:p w14:paraId="5F912B37" w14:textId="11864C59" w:rsidR="008E361B" w:rsidRDefault="008E361B">
      <w:pPr>
        <w:pStyle w:val="TOC1"/>
        <w:tabs>
          <w:tab w:val="left" w:pos="440"/>
          <w:tab w:val="right" w:pos="9350"/>
        </w:tabs>
        <w:rPr>
          <w:ins w:id="355" w:author="Tristan" w:date="2020-09-17T10:19:00Z"/>
          <w:rFonts w:asciiTheme="minorHAnsi" w:eastAsiaTheme="minorEastAsia" w:hAnsiTheme="minorHAnsi" w:cstheme="minorBidi"/>
          <w:b w:val="0"/>
          <w:bCs w:val="0"/>
          <w:caps w:val="0"/>
          <w:noProof/>
          <w:sz w:val="22"/>
          <w:szCs w:val="22"/>
          <w:lang w:val="en-AU" w:eastAsia="en-AU"/>
        </w:rPr>
      </w:pPr>
      <w:ins w:id="356" w:author="Tristan" w:date="2020-09-17T10:19:00Z">
        <w:r>
          <w:rPr>
            <w:noProof/>
          </w:rPr>
          <w:t>7</w:t>
        </w:r>
        <w:r>
          <w:rPr>
            <w:rFonts w:asciiTheme="minorHAnsi" w:eastAsiaTheme="minorEastAsia" w:hAnsiTheme="minorHAnsi" w:cstheme="minorBidi"/>
            <w:b w:val="0"/>
            <w:bCs w:val="0"/>
            <w:caps w:val="0"/>
            <w:noProof/>
            <w:sz w:val="22"/>
            <w:szCs w:val="22"/>
            <w:lang w:val="en-AU" w:eastAsia="en-AU"/>
          </w:rPr>
          <w:tab/>
        </w:r>
        <w:r>
          <w:rPr>
            <w:noProof/>
          </w:rPr>
          <w:t>Troubleshooting</w:t>
        </w:r>
        <w:r>
          <w:rPr>
            <w:noProof/>
          </w:rPr>
          <w:tab/>
        </w:r>
        <w:r>
          <w:rPr>
            <w:noProof/>
          </w:rPr>
          <w:fldChar w:fldCharType="begin"/>
        </w:r>
        <w:r>
          <w:rPr>
            <w:noProof/>
          </w:rPr>
          <w:instrText xml:space="preserve"> PAGEREF _Toc51230842 \h </w:instrText>
        </w:r>
      </w:ins>
      <w:r>
        <w:rPr>
          <w:noProof/>
        </w:rPr>
      </w:r>
      <w:r>
        <w:rPr>
          <w:noProof/>
        </w:rPr>
        <w:fldChar w:fldCharType="separate"/>
      </w:r>
      <w:ins w:id="357" w:author="Tristan" w:date="2020-09-17T10:19:00Z">
        <w:r>
          <w:rPr>
            <w:noProof/>
          </w:rPr>
          <w:t>30</w:t>
        </w:r>
        <w:r>
          <w:rPr>
            <w:noProof/>
          </w:rPr>
          <w:fldChar w:fldCharType="end"/>
        </w:r>
      </w:ins>
    </w:p>
    <w:p w14:paraId="5F33BB04" w14:textId="4AB7F811" w:rsidR="008E361B" w:rsidRDefault="008E361B">
      <w:pPr>
        <w:pStyle w:val="TOC2"/>
        <w:tabs>
          <w:tab w:val="left" w:pos="660"/>
          <w:tab w:val="right" w:pos="9350"/>
        </w:tabs>
        <w:rPr>
          <w:ins w:id="358" w:author="Tristan" w:date="2020-09-17T10:19:00Z"/>
          <w:rFonts w:eastAsiaTheme="minorEastAsia" w:cstheme="minorBidi"/>
          <w:b w:val="0"/>
          <w:bCs w:val="0"/>
          <w:noProof/>
          <w:sz w:val="22"/>
          <w:szCs w:val="22"/>
          <w:lang w:val="en-AU" w:eastAsia="en-AU"/>
        </w:rPr>
      </w:pPr>
      <w:ins w:id="359" w:author="Tristan" w:date="2020-09-17T10:19:00Z">
        <w:r>
          <w:rPr>
            <w:noProof/>
          </w:rPr>
          <w:t>7.1</w:t>
        </w:r>
        <w:r>
          <w:rPr>
            <w:rFonts w:eastAsiaTheme="minorEastAsia" w:cstheme="minorBidi"/>
            <w:b w:val="0"/>
            <w:bCs w:val="0"/>
            <w:noProof/>
            <w:sz w:val="22"/>
            <w:szCs w:val="22"/>
            <w:lang w:val="en-AU" w:eastAsia="en-AU"/>
          </w:rPr>
          <w:tab/>
        </w:r>
        <w:r>
          <w:rPr>
            <w:noProof/>
          </w:rPr>
          <w:t>Device Alias</w:t>
        </w:r>
        <w:r>
          <w:rPr>
            <w:noProof/>
          </w:rPr>
          <w:tab/>
        </w:r>
        <w:r>
          <w:rPr>
            <w:noProof/>
          </w:rPr>
          <w:fldChar w:fldCharType="begin"/>
        </w:r>
        <w:r>
          <w:rPr>
            <w:noProof/>
          </w:rPr>
          <w:instrText xml:space="preserve"> PAGEREF _Toc51230843 \h </w:instrText>
        </w:r>
      </w:ins>
      <w:r>
        <w:rPr>
          <w:noProof/>
        </w:rPr>
      </w:r>
      <w:r>
        <w:rPr>
          <w:noProof/>
        </w:rPr>
        <w:fldChar w:fldCharType="separate"/>
      </w:r>
      <w:ins w:id="360" w:author="Tristan" w:date="2020-09-17T10:19:00Z">
        <w:r>
          <w:rPr>
            <w:noProof/>
          </w:rPr>
          <w:t>30</w:t>
        </w:r>
        <w:r>
          <w:rPr>
            <w:noProof/>
          </w:rPr>
          <w:fldChar w:fldCharType="end"/>
        </w:r>
      </w:ins>
    </w:p>
    <w:p w14:paraId="5E9A60B8" w14:textId="3F5E3A24" w:rsidR="008E361B" w:rsidRDefault="008E361B">
      <w:pPr>
        <w:pStyle w:val="TOC2"/>
        <w:tabs>
          <w:tab w:val="left" w:pos="660"/>
          <w:tab w:val="right" w:pos="9350"/>
        </w:tabs>
        <w:rPr>
          <w:ins w:id="361" w:author="Tristan" w:date="2020-09-17T10:19:00Z"/>
          <w:rFonts w:eastAsiaTheme="minorEastAsia" w:cstheme="minorBidi"/>
          <w:b w:val="0"/>
          <w:bCs w:val="0"/>
          <w:noProof/>
          <w:sz w:val="22"/>
          <w:szCs w:val="22"/>
          <w:lang w:val="en-AU" w:eastAsia="en-AU"/>
        </w:rPr>
      </w:pPr>
      <w:ins w:id="362" w:author="Tristan" w:date="2020-09-17T10:19:00Z">
        <w:r>
          <w:rPr>
            <w:noProof/>
          </w:rPr>
          <w:t>7.2</w:t>
        </w:r>
        <w:r>
          <w:rPr>
            <w:rFonts w:eastAsiaTheme="minorEastAsia" w:cstheme="minorBidi"/>
            <w:b w:val="0"/>
            <w:bCs w:val="0"/>
            <w:noProof/>
            <w:sz w:val="22"/>
            <w:szCs w:val="22"/>
            <w:lang w:val="en-AU" w:eastAsia="en-AU"/>
          </w:rPr>
          <w:tab/>
        </w:r>
        <w:r>
          <w:rPr>
            <w:noProof/>
          </w:rPr>
          <w:t>Shared Attributes</w:t>
        </w:r>
        <w:r>
          <w:rPr>
            <w:noProof/>
          </w:rPr>
          <w:tab/>
        </w:r>
        <w:r>
          <w:rPr>
            <w:noProof/>
          </w:rPr>
          <w:fldChar w:fldCharType="begin"/>
        </w:r>
        <w:r>
          <w:rPr>
            <w:noProof/>
          </w:rPr>
          <w:instrText xml:space="preserve"> PAGEREF _Toc51230844 \h </w:instrText>
        </w:r>
      </w:ins>
      <w:r>
        <w:rPr>
          <w:noProof/>
        </w:rPr>
      </w:r>
      <w:r>
        <w:rPr>
          <w:noProof/>
        </w:rPr>
        <w:fldChar w:fldCharType="separate"/>
      </w:r>
      <w:ins w:id="363" w:author="Tristan" w:date="2020-09-17T10:19:00Z">
        <w:r>
          <w:rPr>
            <w:noProof/>
          </w:rPr>
          <w:t>30</w:t>
        </w:r>
        <w:r>
          <w:rPr>
            <w:noProof/>
          </w:rPr>
          <w:fldChar w:fldCharType="end"/>
        </w:r>
      </w:ins>
    </w:p>
    <w:p w14:paraId="637D4BA2" w14:textId="0E7A5FFA" w:rsidR="008E361B" w:rsidRDefault="008E361B">
      <w:pPr>
        <w:pStyle w:val="TOC2"/>
        <w:tabs>
          <w:tab w:val="left" w:pos="660"/>
          <w:tab w:val="right" w:pos="9350"/>
        </w:tabs>
        <w:rPr>
          <w:ins w:id="364" w:author="Tristan" w:date="2020-09-17T10:19:00Z"/>
          <w:rFonts w:eastAsiaTheme="minorEastAsia" w:cstheme="minorBidi"/>
          <w:b w:val="0"/>
          <w:bCs w:val="0"/>
          <w:noProof/>
          <w:sz w:val="22"/>
          <w:szCs w:val="22"/>
          <w:lang w:val="en-AU" w:eastAsia="en-AU"/>
        </w:rPr>
      </w:pPr>
      <w:ins w:id="365" w:author="Tristan" w:date="2020-09-17T10:19:00Z">
        <w:r>
          <w:rPr>
            <w:noProof/>
          </w:rPr>
          <w:t>7.3</w:t>
        </w:r>
        <w:r>
          <w:rPr>
            <w:rFonts w:eastAsiaTheme="minorEastAsia" w:cstheme="minorBidi"/>
            <w:b w:val="0"/>
            <w:bCs w:val="0"/>
            <w:noProof/>
            <w:sz w:val="22"/>
            <w:szCs w:val="22"/>
            <w:lang w:val="en-AU" w:eastAsia="en-AU"/>
          </w:rPr>
          <w:tab/>
        </w:r>
        <w:r>
          <w:rPr>
            <w:noProof/>
          </w:rPr>
          <w:t>‘Manages’ Relationship</w:t>
        </w:r>
        <w:r>
          <w:rPr>
            <w:noProof/>
          </w:rPr>
          <w:tab/>
        </w:r>
        <w:r>
          <w:rPr>
            <w:noProof/>
          </w:rPr>
          <w:fldChar w:fldCharType="begin"/>
        </w:r>
        <w:r>
          <w:rPr>
            <w:noProof/>
          </w:rPr>
          <w:instrText xml:space="preserve"> PAGEREF _Toc51230845 \h </w:instrText>
        </w:r>
      </w:ins>
      <w:r>
        <w:rPr>
          <w:noProof/>
        </w:rPr>
      </w:r>
      <w:r>
        <w:rPr>
          <w:noProof/>
        </w:rPr>
        <w:fldChar w:fldCharType="separate"/>
      </w:r>
      <w:ins w:id="366" w:author="Tristan" w:date="2020-09-17T10:19:00Z">
        <w:r>
          <w:rPr>
            <w:noProof/>
          </w:rPr>
          <w:t>30</w:t>
        </w:r>
        <w:r>
          <w:rPr>
            <w:noProof/>
          </w:rPr>
          <w:fldChar w:fldCharType="end"/>
        </w:r>
      </w:ins>
    </w:p>
    <w:p w14:paraId="58CB690E" w14:textId="1D660663" w:rsidR="008E361B" w:rsidRDefault="008E361B">
      <w:pPr>
        <w:pStyle w:val="TOC2"/>
        <w:tabs>
          <w:tab w:val="left" w:pos="660"/>
          <w:tab w:val="right" w:pos="9350"/>
        </w:tabs>
        <w:rPr>
          <w:ins w:id="367" w:author="Tristan" w:date="2020-09-17T10:19:00Z"/>
          <w:rFonts w:eastAsiaTheme="minorEastAsia" w:cstheme="minorBidi"/>
          <w:b w:val="0"/>
          <w:bCs w:val="0"/>
          <w:noProof/>
          <w:sz w:val="22"/>
          <w:szCs w:val="22"/>
          <w:lang w:val="en-AU" w:eastAsia="en-AU"/>
        </w:rPr>
      </w:pPr>
      <w:ins w:id="368" w:author="Tristan" w:date="2020-09-17T10:19:00Z">
        <w:r>
          <w:rPr>
            <w:noProof/>
          </w:rPr>
          <w:t>7.4</w:t>
        </w:r>
        <w:r>
          <w:rPr>
            <w:rFonts w:eastAsiaTheme="minorEastAsia" w:cstheme="minorBidi"/>
            <w:b w:val="0"/>
            <w:bCs w:val="0"/>
            <w:noProof/>
            <w:sz w:val="22"/>
            <w:szCs w:val="22"/>
            <w:lang w:val="en-AU" w:eastAsia="en-AU"/>
          </w:rPr>
          <w:tab/>
        </w:r>
        <w:r>
          <w:rPr>
            <w:noProof/>
          </w:rPr>
          <w:t>Things Network Configuration</w:t>
        </w:r>
        <w:r>
          <w:rPr>
            <w:noProof/>
          </w:rPr>
          <w:tab/>
        </w:r>
        <w:r>
          <w:rPr>
            <w:noProof/>
          </w:rPr>
          <w:fldChar w:fldCharType="begin"/>
        </w:r>
        <w:r>
          <w:rPr>
            <w:noProof/>
          </w:rPr>
          <w:instrText xml:space="preserve"> PAGEREF _Toc51230846 \h </w:instrText>
        </w:r>
      </w:ins>
      <w:r>
        <w:rPr>
          <w:noProof/>
        </w:rPr>
      </w:r>
      <w:r>
        <w:rPr>
          <w:noProof/>
        </w:rPr>
        <w:fldChar w:fldCharType="separate"/>
      </w:r>
      <w:ins w:id="369" w:author="Tristan" w:date="2020-09-17T10:19:00Z">
        <w:r>
          <w:rPr>
            <w:noProof/>
          </w:rPr>
          <w:t>30</w:t>
        </w:r>
        <w:r>
          <w:rPr>
            <w:noProof/>
          </w:rPr>
          <w:fldChar w:fldCharType="end"/>
        </w:r>
      </w:ins>
    </w:p>
    <w:p w14:paraId="679D1371" w14:textId="0E8A2ACF" w:rsidR="008E361B" w:rsidDel="008E361B" w:rsidRDefault="008E361B">
      <w:pPr>
        <w:pStyle w:val="TOC1"/>
        <w:tabs>
          <w:tab w:val="left" w:pos="440"/>
          <w:tab w:val="right" w:pos="9350"/>
        </w:tabs>
        <w:rPr>
          <w:del w:id="370" w:author="Tristan" w:date="2020-09-17T10:19:00Z"/>
          <w:noProof/>
        </w:rPr>
      </w:pPr>
    </w:p>
    <w:p w14:paraId="31DA63FE" w14:textId="0FF95868" w:rsidR="00DE721A" w:rsidDel="00DE721A" w:rsidRDefault="00DE721A">
      <w:pPr>
        <w:pStyle w:val="TOC1"/>
        <w:tabs>
          <w:tab w:val="left" w:pos="440"/>
          <w:tab w:val="right" w:pos="9350"/>
        </w:tabs>
        <w:rPr>
          <w:del w:id="371" w:author="Tristan" w:date="2020-09-17T10:17:00Z"/>
          <w:noProof/>
        </w:rPr>
      </w:pPr>
    </w:p>
    <w:p w14:paraId="5E9D2B54" w14:textId="749AF0A2" w:rsidR="005E5E84" w:rsidDel="00DE721A" w:rsidRDefault="005E5E84">
      <w:pPr>
        <w:pStyle w:val="TOC1"/>
        <w:tabs>
          <w:tab w:val="left" w:pos="440"/>
          <w:tab w:val="right" w:pos="9350"/>
        </w:tabs>
        <w:rPr>
          <w:ins w:id="372" w:author="Tristan Stark" w:date="2020-09-17T09:53:00Z"/>
          <w:del w:id="373" w:author="Tristan" w:date="2020-09-17T10:17:00Z"/>
          <w:rFonts w:asciiTheme="minorHAnsi" w:eastAsiaTheme="minorEastAsia" w:hAnsiTheme="minorHAnsi" w:cstheme="minorBidi"/>
          <w:b w:val="0"/>
          <w:bCs w:val="0"/>
          <w:caps w:val="0"/>
          <w:noProof/>
          <w:sz w:val="22"/>
          <w:szCs w:val="22"/>
          <w:lang w:val="en-AU" w:eastAsia="en-AU"/>
        </w:rPr>
      </w:pPr>
      <w:ins w:id="374" w:author="Tristan Stark" w:date="2020-09-17T09:53:00Z">
        <w:del w:id="375" w:author="Tristan" w:date="2020-09-17T10:17:00Z">
          <w:r w:rsidDel="00DE721A">
            <w:rPr>
              <w:noProof/>
            </w:rPr>
            <w:delText>1</w:delText>
          </w:r>
          <w:r w:rsidDel="00DE721A">
            <w:rPr>
              <w:rFonts w:asciiTheme="minorHAnsi" w:eastAsiaTheme="minorEastAsia" w:hAnsiTheme="minorHAnsi" w:cstheme="minorBidi"/>
              <w:b w:val="0"/>
              <w:bCs w:val="0"/>
              <w:caps w:val="0"/>
              <w:noProof/>
              <w:sz w:val="22"/>
              <w:szCs w:val="22"/>
              <w:lang w:val="en-AU" w:eastAsia="en-AU"/>
            </w:rPr>
            <w:tab/>
          </w:r>
          <w:r w:rsidDel="00DE721A">
            <w:rPr>
              <w:noProof/>
            </w:rPr>
            <w:delText>PREFACE</w:delText>
          </w:r>
          <w:r w:rsidDel="00DE721A">
            <w:rPr>
              <w:noProof/>
            </w:rPr>
            <w:tab/>
          </w:r>
        </w:del>
      </w:ins>
    </w:p>
    <w:p w14:paraId="4E942143" w14:textId="770E7E52" w:rsidR="005E5E84" w:rsidDel="00DE721A" w:rsidRDefault="005E5E84">
      <w:pPr>
        <w:pStyle w:val="TOC2"/>
        <w:tabs>
          <w:tab w:val="left" w:pos="660"/>
          <w:tab w:val="right" w:pos="9350"/>
        </w:tabs>
        <w:rPr>
          <w:ins w:id="376" w:author="Tristan Stark" w:date="2020-09-17T09:53:00Z"/>
          <w:del w:id="377" w:author="Tristan" w:date="2020-09-17T10:17:00Z"/>
          <w:rFonts w:eastAsiaTheme="minorEastAsia" w:cstheme="minorBidi"/>
          <w:b w:val="0"/>
          <w:bCs w:val="0"/>
          <w:noProof/>
          <w:sz w:val="22"/>
          <w:szCs w:val="22"/>
          <w:lang w:val="en-AU" w:eastAsia="en-AU"/>
        </w:rPr>
      </w:pPr>
      <w:ins w:id="378" w:author="Tristan Stark" w:date="2020-09-17T09:53:00Z">
        <w:del w:id="379" w:author="Tristan" w:date="2020-09-17T10:17:00Z">
          <w:r w:rsidDel="00DE721A">
            <w:rPr>
              <w:noProof/>
            </w:rPr>
            <w:delText>1.1</w:delText>
          </w:r>
          <w:r w:rsidDel="00DE721A">
            <w:rPr>
              <w:rFonts w:eastAsiaTheme="minorEastAsia" w:cstheme="minorBidi"/>
              <w:b w:val="0"/>
              <w:bCs w:val="0"/>
              <w:noProof/>
              <w:sz w:val="22"/>
              <w:szCs w:val="22"/>
              <w:lang w:val="en-AU" w:eastAsia="en-AU"/>
            </w:rPr>
            <w:tab/>
          </w:r>
          <w:r w:rsidDel="00DE721A">
            <w:rPr>
              <w:noProof/>
            </w:rPr>
            <w:delText>Description of the User/s</w:delText>
          </w:r>
          <w:r w:rsidDel="00DE721A">
            <w:rPr>
              <w:noProof/>
            </w:rPr>
            <w:tab/>
          </w:r>
        </w:del>
      </w:ins>
    </w:p>
    <w:p w14:paraId="23CCE8D3" w14:textId="0210F938" w:rsidR="005E5E84" w:rsidDel="00DE721A" w:rsidRDefault="005E5E84">
      <w:pPr>
        <w:pStyle w:val="TOC2"/>
        <w:tabs>
          <w:tab w:val="left" w:pos="660"/>
          <w:tab w:val="right" w:pos="9350"/>
        </w:tabs>
        <w:rPr>
          <w:ins w:id="380" w:author="Tristan Stark" w:date="2020-09-17T09:53:00Z"/>
          <w:del w:id="381" w:author="Tristan" w:date="2020-09-17T10:17:00Z"/>
          <w:rFonts w:eastAsiaTheme="minorEastAsia" w:cstheme="minorBidi"/>
          <w:b w:val="0"/>
          <w:bCs w:val="0"/>
          <w:noProof/>
          <w:sz w:val="22"/>
          <w:szCs w:val="22"/>
          <w:lang w:val="en-AU" w:eastAsia="en-AU"/>
        </w:rPr>
      </w:pPr>
      <w:ins w:id="382" w:author="Tristan Stark" w:date="2020-09-17T09:53:00Z">
        <w:del w:id="383" w:author="Tristan" w:date="2020-09-17T10:17:00Z">
          <w:r w:rsidDel="00DE721A">
            <w:rPr>
              <w:noProof/>
            </w:rPr>
            <w:delText>1.2</w:delText>
          </w:r>
          <w:r w:rsidDel="00DE721A">
            <w:rPr>
              <w:rFonts w:eastAsiaTheme="minorEastAsia" w:cstheme="minorBidi"/>
              <w:b w:val="0"/>
              <w:bCs w:val="0"/>
              <w:noProof/>
              <w:sz w:val="22"/>
              <w:szCs w:val="22"/>
              <w:lang w:val="en-AU" w:eastAsia="en-AU"/>
            </w:rPr>
            <w:tab/>
          </w:r>
          <w:r w:rsidDel="00DE721A">
            <w:rPr>
              <w:noProof/>
            </w:rPr>
            <w:delText>Obtaining Documentation and Information</w:delText>
          </w:r>
          <w:r w:rsidDel="00DE721A">
            <w:rPr>
              <w:noProof/>
            </w:rPr>
            <w:tab/>
          </w:r>
        </w:del>
      </w:ins>
    </w:p>
    <w:p w14:paraId="070CA632" w14:textId="60357C55" w:rsidR="005E5E84" w:rsidDel="00DE721A" w:rsidRDefault="005E5E84">
      <w:pPr>
        <w:pStyle w:val="TOC3"/>
        <w:tabs>
          <w:tab w:val="left" w:pos="880"/>
          <w:tab w:val="right" w:pos="9350"/>
        </w:tabs>
        <w:rPr>
          <w:ins w:id="384" w:author="Tristan Stark" w:date="2020-09-17T09:53:00Z"/>
          <w:del w:id="385" w:author="Tristan" w:date="2020-09-17T10:17:00Z"/>
          <w:rFonts w:eastAsiaTheme="minorEastAsia" w:cstheme="minorBidi"/>
          <w:noProof/>
          <w:sz w:val="22"/>
          <w:szCs w:val="22"/>
          <w:lang w:val="en-AU" w:eastAsia="en-AU"/>
        </w:rPr>
      </w:pPr>
      <w:ins w:id="386" w:author="Tristan Stark" w:date="2020-09-17T09:53:00Z">
        <w:del w:id="387" w:author="Tristan" w:date="2020-09-17T10:17:00Z">
          <w:r w:rsidRPr="0021345D" w:rsidDel="00DE721A">
            <w:rPr>
              <w:noProof/>
            </w:rPr>
            <w:delText>1.2.1</w:delText>
          </w:r>
          <w:r w:rsidDel="00DE721A">
            <w:rPr>
              <w:rFonts w:eastAsiaTheme="minorEastAsia" w:cstheme="minorBidi"/>
              <w:noProof/>
              <w:sz w:val="22"/>
              <w:szCs w:val="22"/>
              <w:lang w:val="en-AU" w:eastAsia="en-AU"/>
            </w:rPr>
            <w:tab/>
          </w:r>
          <w:r w:rsidDel="00DE721A">
            <w:rPr>
              <w:noProof/>
            </w:rPr>
            <w:delText>Internet</w:delText>
          </w:r>
          <w:r w:rsidDel="00DE721A">
            <w:rPr>
              <w:noProof/>
            </w:rPr>
            <w:tab/>
          </w:r>
        </w:del>
      </w:ins>
    </w:p>
    <w:p w14:paraId="0B5080D8" w14:textId="7EEFC269" w:rsidR="005E5E84" w:rsidDel="00DE721A" w:rsidRDefault="005E5E84">
      <w:pPr>
        <w:pStyle w:val="TOC3"/>
        <w:tabs>
          <w:tab w:val="left" w:pos="880"/>
          <w:tab w:val="right" w:pos="9350"/>
        </w:tabs>
        <w:rPr>
          <w:ins w:id="388" w:author="Tristan Stark" w:date="2020-09-17T09:53:00Z"/>
          <w:del w:id="389" w:author="Tristan" w:date="2020-09-17T10:17:00Z"/>
          <w:rFonts w:eastAsiaTheme="minorEastAsia" w:cstheme="minorBidi"/>
          <w:noProof/>
          <w:sz w:val="22"/>
          <w:szCs w:val="22"/>
          <w:lang w:val="en-AU" w:eastAsia="en-AU"/>
        </w:rPr>
      </w:pPr>
      <w:ins w:id="390" w:author="Tristan Stark" w:date="2020-09-17T09:53:00Z">
        <w:del w:id="391" w:author="Tristan" w:date="2020-09-17T10:17:00Z">
          <w:r w:rsidRPr="0021345D" w:rsidDel="00DE721A">
            <w:rPr>
              <w:noProof/>
            </w:rPr>
            <w:delText>1.2.2</w:delText>
          </w:r>
          <w:r w:rsidDel="00DE721A">
            <w:rPr>
              <w:rFonts w:eastAsiaTheme="minorEastAsia" w:cstheme="minorBidi"/>
              <w:noProof/>
              <w:sz w:val="22"/>
              <w:szCs w:val="22"/>
              <w:lang w:val="en-AU" w:eastAsia="en-AU"/>
            </w:rPr>
            <w:tab/>
          </w:r>
          <w:r w:rsidDel="00DE721A">
            <w:rPr>
              <w:noProof/>
            </w:rPr>
            <w:delText>Documentation Feedback</w:delText>
          </w:r>
          <w:r w:rsidDel="00DE721A">
            <w:rPr>
              <w:noProof/>
            </w:rPr>
            <w:tab/>
          </w:r>
        </w:del>
      </w:ins>
    </w:p>
    <w:p w14:paraId="2A6B862F" w14:textId="4F023ED0" w:rsidR="005E5E84" w:rsidDel="00DE721A" w:rsidRDefault="005E5E84">
      <w:pPr>
        <w:pStyle w:val="TOC1"/>
        <w:tabs>
          <w:tab w:val="left" w:pos="440"/>
          <w:tab w:val="right" w:pos="9350"/>
        </w:tabs>
        <w:rPr>
          <w:ins w:id="392" w:author="Tristan Stark" w:date="2020-09-17T09:53:00Z"/>
          <w:del w:id="393" w:author="Tristan" w:date="2020-09-17T10:17:00Z"/>
          <w:rFonts w:asciiTheme="minorHAnsi" w:eastAsiaTheme="minorEastAsia" w:hAnsiTheme="minorHAnsi" w:cstheme="minorBidi"/>
          <w:b w:val="0"/>
          <w:bCs w:val="0"/>
          <w:caps w:val="0"/>
          <w:noProof/>
          <w:sz w:val="22"/>
          <w:szCs w:val="22"/>
          <w:lang w:val="en-AU" w:eastAsia="en-AU"/>
        </w:rPr>
      </w:pPr>
      <w:ins w:id="394" w:author="Tristan Stark" w:date="2020-09-17T09:53:00Z">
        <w:del w:id="395" w:author="Tristan" w:date="2020-09-17T10:17:00Z">
          <w:r w:rsidRPr="0021345D" w:rsidDel="00DE721A">
            <w:rPr>
              <w:rFonts w:cstheme="majorHAnsi"/>
              <w:noProof/>
              <w:color w:val="000000"/>
            </w:rPr>
            <w:delText>2</w:delText>
          </w:r>
          <w:r w:rsidDel="00DE721A">
            <w:rPr>
              <w:rFonts w:asciiTheme="minorHAnsi" w:eastAsiaTheme="minorEastAsia" w:hAnsiTheme="minorHAnsi" w:cstheme="minorBidi"/>
              <w:b w:val="0"/>
              <w:bCs w:val="0"/>
              <w:caps w:val="0"/>
              <w:noProof/>
              <w:sz w:val="22"/>
              <w:szCs w:val="22"/>
              <w:lang w:val="en-AU" w:eastAsia="en-AU"/>
            </w:rPr>
            <w:tab/>
          </w:r>
          <w:r w:rsidRPr="0021345D" w:rsidDel="00DE721A">
            <w:rPr>
              <w:rFonts w:cstheme="majorHAnsi"/>
              <w:noProof/>
              <w:color w:val="000000"/>
            </w:rPr>
            <w:delText>Description of the product</w:delText>
          </w:r>
          <w:r w:rsidDel="00DE721A">
            <w:rPr>
              <w:noProof/>
            </w:rPr>
            <w:tab/>
          </w:r>
        </w:del>
      </w:ins>
    </w:p>
    <w:p w14:paraId="7A0776E3" w14:textId="24309764" w:rsidR="005E5E84" w:rsidDel="00DE721A" w:rsidRDefault="005E5E84">
      <w:pPr>
        <w:pStyle w:val="TOC2"/>
        <w:tabs>
          <w:tab w:val="left" w:pos="660"/>
          <w:tab w:val="right" w:pos="9350"/>
        </w:tabs>
        <w:rPr>
          <w:ins w:id="396" w:author="Tristan Stark" w:date="2020-09-17T09:53:00Z"/>
          <w:del w:id="397" w:author="Tristan" w:date="2020-09-17T10:17:00Z"/>
          <w:rFonts w:eastAsiaTheme="minorEastAsia" w:cstheme="minorBidi"/>
          <w:b w:val="0"/>
          <w:bCs w:val="0"/>
          <w:noProof/>
          <w:sz w:val="22"/>
          <w:szCs w:val="22"/>
          <w:lang w:val="en-AU" w:eastAsia="en-AU"/>
        </w:rPr>
      </w:pPr>
      <w:ins w:id="398" w:author="Tristan Stark" w:date="2020-09-17T09:53:00Z">
        <w:del w:id="399" w:author="Tristan" w:date="2020-09-17T10:17:00Z">
          <w:r w:rsidDel="00DE721A">
            <w:rPr>
              <w:noProof/>
            </w:rPr>
            <w:delText>2.1</w:delText>
          </w:r>
          <w:r w:rsidDel="00DE721A">
            <w:rPr>
              <w:rFonts w:eastAsiaTheme="minorEastAsia" w:cstheme="minorBidi"/>
              <w:b w:val="0"/>
              <w:bCs w:val="0"/>
              <w:noProof/>
              <w:sz w:val="22"/>
              <w:szCs w:val="22"/>
              <w:lang w:val="en-AU" w:eastAsia="en-AU"/>
            </w:rPr>
            <w:tab/>
          </w:r>
          <w:r w:rsidDel="00DE721A">
            <w:rPr>
              <w:noProof/>
            </w:rPr>
            <w:delText>Purpose of the Product</w:delText>
          </w:r>
          <w:r w:rsidDel="00DE721A">
            <w:rPr>
              <w:noProof/>
            </w:rPr>
            <w:tab/>
          </w:r>
        </w:del>
      </w:ins>
    </w:p>
    <w:p w14:paraId="0B68DD0D" w14:textId="772CAB65" w:rsidR="005E5E84" w:rsidDel="00DE721A" w:rsidRDefault="005E5E84">
      <w:pPr>
        <w:pStyle w:val="TOC2"/>
        <w:tabs>
          <w:tab w:val="left" w:pos="660"/>
          <w:tab w:val="right" w:pos="9350"/>
        </w:tabs>
        <w:rPr>
          <w:ins w:id="400" w:author="Tristan Stark" w:date="2020-09-17T09:53:00Z"/>
          <w:del w:id="401" w:author="Tristan" w:date="2020-09-17T10:17:00Z"/>
          <w:rFonts w:eastAsiaTheme="minorEastAsia" w:cstheme="minorBidi"/>
          <w:b w:val="0"/>
          <w:bCs w:val="0"/>
          <w:noProof/>
          <w:sz w:val="22"/>
          <w:szCs w:val="22"/>
          <w:lang w:val="en-AU" w:eastAsia="en-AU"/>
        </w:rPr>
      </w:pPr>
      <w:ins w:id="402" w:author="Tristan Stark" w:date="2020-09-17T09:53:00Z">
        <w:del w:id="403" w:author="Tristan" w:date="2020-09-17T10:17:00Z">
          <w:r w:rsidDel="00DE721A">
            <w:rPr>
              <w:noProof/>
            </w:rPr>
            <w:delText>2.2</w:delText>
          </w:r>
          <w:r w:rsidDel="00DE721A">
            <w:rPr>
              <w:rFonts w:eastAsiaTheme="minorEastAsia" w:cstheme="minorBidi"/>
              <w:b w:val="0"/>
              <w:bCs w:val="0"/>
              <w:noProof/>
              <w:sz w:val="22"/>
              <w:szCs w:val="22"/>
              <w:lang w:val="en-AU" w:eastAsia="en-AU"/>
            </w:rPr>
            <w:tab/>
          </w:r>
          <w:r w:rsidDel="00DE721A">
            <w:rPr>
              <w:noProof/>
            </w:rPr>
            <w:delText>Process Overview</w:delText>
          </w:r>
          <w:r w:rsidDel="00DE721A">
            <w:rPr>
              <w:noProof/>
            </w:rPr>
            <w:tab/>
          </w:r>
        </w:del>
      </w:ins>
    </w:p>
    <w:p w14:paraId="50F4F57E" w14:textId="07B83A41" w:rsidR="005E5E84" w:rsidDel="00DE721A" w:rsidRDefault="005E5E84">
      <w:pPr>
        <w:pStyle w:val="TOC2"/>
        <w:tabs>
          <w:tab w:val="left" w:pos="660"/>
          <w:tab w:val="right" w:pos="9350"/>
        </w:tabs>
        <w:rPr>
          <w:ins w:id="404" w:author="Tristan Stark" w:date="2020-09-17T09:53:00Z"/>
          <w:del w:id="405" w:author="Tristan" w:date="2020-09-17T10:17:00Z"/>
          <w:rFonts w:eastAsiaTheme="minorEastAsia" w:cstheme="minorBidi"/>
          <w:b w:val="0"/>
          <w:bCs w:val="0"/>
          <w:noProof/>
          <w:sz w:val="22"/>
          <w:szCs w:val="22"/>
          <w:lang w:val="en-AU" w:eastAsia="en-AU"/>
        </w:rPr>
      </w:pPr>
      <w:ins w:id="406" w:author="Tristan Stark" w:date="2020-09-17T09:53:00Z">
        <w:del w:id="407" w:author="Tristan" w:date="2020-09-17T10:17:00Z">
          <w:r w:rsidDel="00DE721A">
            <w:rPr>
              <w:noProof/>
            </w:rPr>
            <w:delText>2.3</w:delText>
          </w:r>
          <w:r w:rsidDel="00DE721A">
            <w:rPr>
              <w:rFonts w:eastAsiaTheme="minorEastAsia" w:cstheme="minorBidi"/>
              <w:b w:val="0"/>
              <w:bCs w:val="0"/>
              <w:noProof/>
              <w:sz w:val="22"/>
              <w:szCs w:val="22"/>
              <w:lang w:val="en-AU" w:eastAsia="en-AU"/>
            </w:rPr>
            <w:tab/>
          </w:r>
          <w:r w:rsidDel="00DE721A">
            <w:rPr>
              <w:noProof/>
            </w:rPr>
            <w:delText>Understanding the User Interface</w:delText>
          </w:r>
          <w:r w:rsidDel="00DE721A">
            <w:rPr>
              <w:noProof/>
            </w:rPr>
            <w:tab/>
          </w:r>
        </w:del>
      </w:ins>
    </w:p>
    <w:p w14:paraId="607ABE56" w14:textId="419F8D21" w:rsidR="005E5E84" w:rsidDel="00DE721A" w:rsidRDefault="005E5E84">
      <w:pPr>
        <w:pStyle w:val="TOC2"/>
        <w:tabs>
          <w:tab w:val="left" w:pos="660"/>
          <w:tab w:val="right" w:pos="9350"/>
        </w:tabs>
        <w:rPr>
          <w:ins w:id="408" w:author="Tristan Stark" w:date="2020-09-17T09:53:00Z"/>
          <w:del w:id="409" w:author="Tristan" w:date="2020-09-17T10:17:00Z"/>
          <w:rFonts w:eastAsiaTheme="minorEastAsia" w:cstheme="minorBidi"/>
          <w:b w:val="0"/>
          <w:bCs w:val="0"/>
          <w:noProof/>
          <w:sz w:val="22"/>
          <w:szCs w:val="22"/>
          <w:lang w:val="en-AU" w:eastAsia="en-AU"/>
        </w:rPr>
      </w:pPr>
      <w:ins w:id="410" w:author="Tristan Stark" w:date="2020-09-17T09:53:00Z">
        <w:del w:id="411" w:author="Tristan" w:date="2020-09-17T10:17:00Z">
          <w:r w:rsidDel="00DE721A">
            <w:rPr>
              <w:noProof/>
            </w:rPr>
            <w:delText>2.4</w:delText>
          </w:r>
          <w:r w:rsidDel="00DE721A">
            <w:rPr>
              <w:rFonts w:eastAsiaTheme="minorEastAsia" w:cstheme="minorBidi"/>
              <w:b w:val="0"/>
              <w:bCs w:val="0"/>
              <w:noProof/>
              <w:sz w:val="22"/>
              <w:szCs w:val="22"/>
              <w:lang w:val="en-AU" w:eastAsia="en-AU"/>
            </w:rPr>
            <w:tab/>
          </w:r>
          <w:r w:rsidDel="00DE721A">
            <w:rPr>
              <w:noProof/>
            </w:rPr>
            <w:delText>Operating Panels</w:delText>
          </w:r>
          <w:r w:rsidDel="00DE721A">
            <w:rPr>
              <w:noProof/>
            </w:rPr>
            <w:tab/>
          </w:r>
        </w:del>
      </w:ins>
    </w:p>
    <w:p w14:paraId="5FE4C1BB" w14:textId="20F609B3" w:rsidR="005E5E84" w:rsidDel="00DE721A" w:rsidRDefault="005E5E84">
      <w:pPr>
        <w:pStyle w:val="TOC3"/>
        <w:tabs>
          <w:tab w:val="left" w:pos="880"/>
          <w:tab w:val="right" w:pos="9350"/>
        </w:tabs>
        <w:rPr>
          <w:ins w:id="412" w:author="Tristan Stark" w:date="2020-09-17T09:53:00Z"/>
          <w:del w:id="413" w:author="Tristan" w:date="2020-09-17T10:17:00Z"/>
          <w:rFonts w:eastAsiaTheme="minorEastAsia" w:cstheme="minorBidi"/>
          <w:noProof/>
          <w:sz w:val="22"/>
          <w:szCs w:val="22"/>
          <w:lang w:val="en-AU" w:eastAsia="en-AU"/>
        </w:rPr>
      </w:pPr>
      <w:ins w:id="414" w:author="Tristan Stark" w:date="2020-09-17T09:53:00Z">
        <w:del w:id="415" w:author="Tristan" w:date="2020-09-17T10:17:00Z">
          <w:r w:rsidRPr="0021345D" w:rsidDel="00DE721A">
            <w:rPr>
              <w:noProof/>
            </w:rPr>
            <w:delText>2.4.1</w:delText>
          </w:r>
          <w:r w:rsidDel="00DE721A">
            <w:rPr>
              <w:rFonts w:eastAsiaTheme="minorEastAsia" w:cstheme="minorBidi"/>
              <w:noProof/>
              <w:sz w:val="22"/>
              <w:szCs w:val="22"/>
              <w:lang w:val="en-AU" w:eastAsia="en-AU"/>
            </w:rPr>
            <w:tab/>
          </w:r>
          <w:r w:rsidDel="00DE721A">
            <w:rPr>
              <w:noProof/>
            </w:rPr>
            <w:delText>Manual Pump Control Panel</w:delText>
          </w:r>
          <w:r w:rsidDel="00DE721A">
            <w:rPr>
              <w:noProof/>
            </w:rPr>
            <w:tab/>
          </w:r>
        </w:del>
      </w:ins>
    </w:p>
    <w:p w14:paraId="65E910A0" w14:textId="19DEE249" w:rsidR="005E5E84" w:rsidDel="00DE721A" w:rsidRDefault="005E5E84">
      <w:pPr>
        <w:pStyle w:val="TOC3"/>
        <w:tabs>
          <w:tab w:val="left" w:pos="880"/>
          <w:tab w:val="right" w:pos="9350"/>
        </w:tabs>
        <w:rPr>
          <w:ins w:id="416" w:author="Tristan Stark" w:date="2020-09-17T09:53:00Z"/>
          <w:del w:id="417" w:author="Tristan" w:date="2020-09-17T10:17:00Z"/>
          <w:rFonts w:eastAsiaTheme="minorEastAsia" w:cstheme="minorBidi"/>
          <w:noProof/>
          <w:sz w:val="22"/>
          <w:szCs w:val="22"/>
          <w:lang w:val="en-AU" w:eastAsia="en-AU"/>
        </w:rPr>
      </w:pPr>
      <w:ins w:id="418" w:author="Tristan Stark" w:date="2020-09-17T09:53:00Z">
        <w:del w:id="419" w:author="Tristan" w:date="2020-09-17T10:17:00Z">
          <w:r w:rsidRPr="0021345D" w:rsidDel="00DE721A">
            <w:rPr>
              <w:noProof/>
            </w:rPr>
            <w:delText>2.4.2</w:delText>
          </w:r>
          <w:r w:rsidDel="00DE721A">
            <w:rPr>
              <w:rFonts w:eastAsiaTheme="minorEastAsia" w:cstheme="minorBidi"/>
              <w:noProof/>
              <w:sz w:val="22"/>
              <w:szCs w:val="22"/>
              <w:lang w:val="en-AU" w:eastAsia="en-AU"/>
            </w:rPr>
            <w:tab/>
          </w:r>
          <w:r w:rsidDel="00DE721A">
            <w:rPr>
              <w:noProof/>
            </w:rPr>
            <w:delText>Automatic Pump Control</w:delText>
          </w:r>
          <w:r w:rsidDel="00DE721A">
            <w:rPr>
              <w:noProof/>
            </w:rPr>
            <w:tab/>
          </w:r>
        </w:del>
      </w:ins>
    </w:p>
    <w:p w14:paraId="392FC755" w14:textId="169BBE39" w:rsidR="005E5E84" w:rsidDel="00DE721A" w:rsidRDefault="005E5E84">
      <w:pPr>
        <w:pStyle w:val="TOC3"/>
        <w:tabs>
          <w:tab w:val="left" w:pos="880"/>
          <w:tab w:val="right" w:pos="9350"/>
        </w:tabs>
        <w:rPr>
          <w:ins w:id="420" w:author="Tristan Stark" w:date="2020-09-17T09:53:00Z"/>
          <w:del w:id="421" w:author="Tristan" w:date="2020-09-17T10:17:00Z"/>
          <w:rFonts w:eastAsiaTheme="minorEastAsia" w:cstheme="minorBidi"/>
          <w:noProof/>
          <w:sz w:val="22"/>
          <w:szCs w:val="22"/>
          <w:lang w:val="en-AU" w:eastAsia="en-AU"/>
        </w:rPr>
      </w:pPr>
      <w:ins w:id="422" w:author="Tristan Stark" w:date="2020-09-17T09:53:00Z">
        <w:del w:id="423" w:author="Tristan" w:date="2020-09-17T10:17:00Z">
          <w:r w:rsidRPr="0021345D" w:rsidDel="00DE721A">
            <w:rPr>
              <w:noProof/>
            </w:rPr>
            <w:delText>2.4.3</w:delText>
          </w:r>
          <w:r w:rsidDel="00DE721A">
            <w:rPr>
              <w:rFonts w:eastAsiaTheme="minorEastAsia" w:cstheme="minorBidi"/>
              <w:noProof/>
              <w:sz w:val="22"/>
              <w:szCs w:val="22"/>
              <w:lang w:val="en-AU" w:eastAsia="en-AU"/>
            </w:rPr>
            <w:tab/>
          </w:r>
          <w:r w:rsidDel="00DE721A">
            <w:rPr>
              <w:noProof/>
            </w:rPr>
            <w:delText>Alarm Panel</w:delText>
          </w:r>
          <w:r w:rsidDel="00DE721A">
            <w:rPr>
              <w:noProof/>
            </w:rPr>
            <w:tab/>
          </w:r>
        </w:del>
      </w:ins>
    </w:p>
    <w:p w14:paraId="78FECF5B" w14:textId="6FDD50EB" w:rsidR="005E5E84" w:rsidDel="00DE721A" w:rsidRDefault="005E5E84">
      <w:pPr>
        <w:pStyle w:val="TOC3"/>
        <w:tabs>
          <w:tab w:val="left" w:pos="880"/>
          <w:tab w:val="right" w:pos="9350"/>
        </w:tabs>
        <w:rPr>
          <w:ins w:id="424" w:author="Tristan Stark" w:date="2020-09-17T09:53:00Z"/>
          <w:del w:id="425" w:author="Tristan" w:date="2020-09-17T10:17:00Z"/>
          <w:rFonts w:eastAsiaTheme="minorEastAsia" w:cstheme="minorBidi"/>
          <w:noProof/>
          <w:sz w:val="22"/>
          <w:szCs w:val="22"/>
          <w:lang w:val="en-AU" w:eastAsia="en-AU"/>
        </w:rPr>
      </w:pPr>
      <w:ins w:id="426" w:author="Tristan Stark" w:date="2020-09-17T09:53:00Z">
        <w:del w:id="427" w:author="Tristan" w:date="2020-09-17T10:17:00Z">
          <w:r w:rsidRPr="0021345D" w:rsidDel="00DE721A">
            <w:rPr>
              <w:noProof/>
            </w:rPr>
            <w:delText>2.4.4</w:delText>
          </w:r>
          <w:r w:rsidDel="00DE721A">
            <w:rPr>
              <w:rFonts w:eastAsiaTheme="minorEastAsia" w:cstheme="minorBidi"/>
              <w:noProof/>
              <w:sz w:val="22"/>
              <w:szCs w:val="22"/>
              <w:lang w:val="en-AU" w:eastAsia="en-AU"/>
            </w:rPr>
            <w:tab/>
          </w:r>
          <w:r w:rsidDel="00DE721A">
            <w:rPr>
              <w:noProof/>
            </w:rPr>
            <w:delText>Depth Indicator</w:delText>
          </w:r>
          <w:r w:rsidDel="00DE721A">
            <w:rPr>
              <w:noProof/>
            </w:rPr>
            <w:tab/>
          </w:r>
        </w:del>
      </w:ins>
    </w:p>
    <w:p w14:paraId="6265E133" w14:textId="18763AC3" w:rsidR="005E5E84" w:rsidDel="00DE721A" w:rsidRDefault="005E5E84">
      <w:pPr>
        <w:pStyle w:val="TOC3"/>
        <w:tabs>
          <w:tab w:val="left" w:pos="880"/>
          <w:tab w:val="right" w:pos="9350"/>
        </w:tabs>
        <w:rPr>
          <w:ins w:id="428" w:author="Tristan Stark" w:date="2020-09-17T09:53:00Z"/>
          <w:del w:id="429" w:author="Tristan" w:date="2020-09-17T10:17:00Z"/>
          <w:rFonts w:eastAsiaTheme="minorEastAsia" w:cstheme="minorBidi"/>
          <w:noProof/>
          <w:sz w:val="22"/>
          <w:szCs w:val="22"/>
          <w:lang w:val="en-AU" w:eastAsia="en-AU"/>
        </w:rPr>
      </w:pPr>
      <w:ins w:id="430" w:author="Tristan Stark" w:date="2020-09-17T09:53:00Z">
        <w:del w:id="431" w:author="Tristan" w:date="2020-09-17T10:17:00Z">
          <w:r w:rsidRPr="0021345D" w:rsidDel="00DE721A">
            <w:rPr>
              <w:noProof/>
            </w:rPr>
            <w:delText>2.4.5</w:delText>
          </w:r>
          <w:r w:rsidDel="00DE721A">
            <w:rPr>
              <w:rFonts w:eastAsiaTheme="minorEastAsia" w:cstheme="minorBidi"/>
              <w:noProof/>
              <w:sz w:val="22"/>
              <w:szCs w:val="22"/>
              <w:lang w:val="en-AU" w:eastAsia="en-AU"/>
            </w:rPr>
            <w:tab/>
          </w:r>
          <w:r w:rsidDel="00DE721A">
            <w:rPr>
              <w:noProof/>
            </w:rPr>
            <w:delText>Pump Controller Event Log</w:delText>
          </w:r>
          <w:r w:rsidDel="00DE721A">
            <w:rPr>
              <w:noProof/>
            </w:rPr>
            <w:tab/>
          </w:r>
        </w:del>
      </w:ins>
    </w:p>
    <w:p w14:paraId="797D4734" w14:textId="0AB91A31" w:rsidR="005E5E84" w:rsidDel="00DE721A" w:rsidRDefault="005E5E84">
      <w:pPr>
        <w:pStyle w:val="TOC3"/>
        <w:tabs>
          <w:tab w:val="left" w:pos="880"/>
          <w:tab w:val="right" w:pos="9350"/>
        </w:tabs>
        <w:rPr>
          <w:ins w:id="432" w:author="Tristan Stark" w:date="2020-09-17T09:53:00Z"/>
          <w:del w:id="433" w:author="Tristan" w:date="2020-09-17T10:17:00Z"/>
          <w:rFonts w:eastAsiaTheme="minorEastAsia" w:cstheme="minorBidi"/>
          <w:noProof/>
          <w:sz w:val="22"/>
          <w:szCs w:val="22"/>
          <w:lang w:val="en-AU" w:eastAsia="en-AU"/>
        </w:rPr>
      </w:pPr>
      <w:ins w:id="434" w:author="Tristan Stark" w:date="2020-09-17T09:53:00Z">
        <w:del w:id="435" w:author="Tristan" w:date="2020-09-17T10:17:00Z">
          <w:r w:rsidRPr="0021345D" w:rsidDel="00DE721A">
            <w:rPr>
              <w:noProof/>
            </w:rPr>
            <w:delText>2.4.6</w:delText>
          </w:r>
          <w:r w:rsidDel="00DE721A">
            <w:rPr>
              <w:rFonts w:eastAsiaTheme="minorEastAsia" w:cstheme="minorBidi"/>
              <w:noProof/>
              <w:sz w:val="22"/>
              <w:szCs w:val="22"/>
              <w:lang w:val="en-AU" w:eastAsia="en-AU"/>
            </w:rPr>
            <w:tab/>
          </w:r>
          <w:r w:rsidDel="00DE721A">
            <w:rPr>
              <w:noProof/>
            </w:rPr>
            <w:delText>Pump Controller Alarm Log</w:delText>
          </w:r>
          <w:r w:rsidDel="00DE721A">
            <w:rPr>
              <w:noProof/>
            </w:rPr>
            <w:tab/>
          </w:r>
        </w:del>
      </w:ins>
    </w:p>
    <w:p w14:paraId="56218263" w14:textId="7A2E8AFC" w:rsidR="005E5E84" w:rsidDel="00DE721A" w:rsidRDefault="005E5E84">
      <w:pPr>
        <w:pStyle w:val="TOC1"/>
        <w:tabs>
          <w:tab w:val="left" w:pos="440"/>
          <w:tab w:val="right" w:pos="9350"/>
        </w:tabs>
        <w:rPr>
          <w:ins w:id="436" w:author="Tristan Stark" w:date="2020-09-17T09:53:00Z"/>
          <w:del w:id="437" w:author="Tristan" w:date="2020-09-17T10:17:00Z"/>
          <w:rFonts w:asciiTheme="minorHAnsi" w:eastAsiaTheme="minorEastAsia" w:hAnsiTheme="minorHAnsi" w:cstheme="minorBidi"/>
          <w:b w:val="0"/>
          <w:bCs w:val="0"/>
          <w:caps w:val="0"/>
          <w:noProof/>
          <w:sz w:val="22"/>
          <w:szCs w:val="22"/>
          <w:lang w:val="en-AU" w:eastAsia="en-AU"/>
        </w:rPr>
      </w:pPr>
      <w:ins w:id="438" w:author="Tristan Stark" w:date="2020-09-17T09:53:00Z">
        <w:del w:id="439" w:author="Tristan" w:date="2020-09-17T10:17:00Z">
          <w:r w:rsidRPr="0021345D" w:rsidDel="00DE721A">
            <w:rPr>
              <w:rFonts w:cstheme="majorHAnsi"/>
              <w:noProof/>
              <w:color w:val="000000"/>
            </w:rPr>
            <w:delText>3</w:delText>
          </w:r>
          <w:r w:rsidDel="00DE721A">
            <w:rPr>
              <w:rFonts w:asciiTheme="minorHAnsi" w:eastAsiaTheme="minorEastAsia" w:hAnsiTheme="minorHAnsi" w:cstheme="minorBidi"/>
              <w:b w:val="0"/>
              <w:bCs w:val="0"/>
              <w:caps w:val="0"/>
              <w:noProof/>
              <w:sz w:val="22"/>
              <w:szCs w:val="22"/>
              <w:lang w:val="en-AU" w:eastAsia="en-AU"/>
            </w:rPr>
            <w:tab/>
          </w:r>
          <w:r w:rsidRPr="0021345D" w:rsidDel="00DE721A">
            <w:rPr>
              <w:rFonts w:cstheme="majorHAnsi"/>
              <w:noProof/>
              <w:color w:val="000000"/>
            </w:rPr>
            <w:delText>End User System Operation</w:delText>
          </w:r>
          <w:r w:rsidDel="00DE721A">
            <w:rPr>
              <w:noProof/>
            </w:rPr>
            <w:tab/>
          </w:r>
        </w:del>
      </w:ins>
    </w:p>
    <w:p w14:paraId="5E93EA67" w14:textId="6696E6CC" w:rsidR="005E5E84" w:rsidDel="00DE721A" w:rsidRDefault="005E5E84">
      <w:pPr>
        <w:pStyle w:val="TOC2"/>
        <w:tabs>
          <w:tab w:val="left" w:pos="660"/>
          <w:tab w:val="right" w:pos="9350"/>
        </w:tabs>
        <w:rPr>
          <w:ins w:id="440" w:author="Tristan Stark" w:date="2020-09-17T09:53:00Z"/>
          <w:del w:id="441" w:author="Tristan" w:date="2020-09-17T10:17:00Z"/>
          <w:rFonts w:eastAsiaTheme="minorEastAsia" w:cstheme="minorBidi"/>
          <w:b w:val="0"/>
          <w:bCs w:val="0"/>
          <w:noProof/>
          <w:sz w:val="22"/>
          <w:szCs w:val="22"/>
          <w:lang w:val="en-AU" w:eastAsia="en-AU"/>
        </w:rPr>
      </w:pPr>
      <w:ins w:id="442" w:author="Tristan Stark" w:date="2020-09-17T09:53:00Z">
        <w:del w:id="443" w:author="Tristan" w:date="2020-09-17T10:17:00Z">
          <w:r w:rsidDel="00DE721A">
            <w:rPr>
              <w:noProof/>
            </w:rPr>
            <w:delText>3.1</w:delText>
          </w:r>
          <w:r w:rsidDel="00DE721A">
            <w:rPr>
              <w:rFonts w:eastAsiaTheme="minorEastAsia" w:cstheme="minorBidi"/>
              <w:b w:val="0"/>
              <w:bCs w:val="0"/>
              <w:noProof/>
              <w:sz w:val="22"/>
              <w:szCs w:val="22"/>
              <w:lang w:val="en-AU" w:eastAsia="en-AU"/>
            </w:rPr>
            <w:tab/>
          </w:r>
          <w:r w:rsidDel="00DE721A">
            <w:rPr>
              <w:noProof/>
            </w:rPr>
            <w:delText>Manual Operation</w:delText>
          </w:r>
          <w:r w:rsidDel="00DE721A">
            <w:rPr>
              <w:noProof/>
            </w:rPr>
            <w:tab/>
          </w:r>
        </w:del>
      </w:ins>
    </w:p>
    <w:p w14:paraId="6B945479" w14:textId="462106B0" w:rsidR="005E5E84" w:rsidDel="00DE721A" w:rsidRDefault="005E5E84">
      <w:pPr>
        <w:pStyle w:val="TOC3"/>
        <w:tabs>
          <w:tab w:val="left" w:pos="880"/>
          <w:tab w:val="right" w:pos="9350"/>
        </w:tabs>
        <w:rPr>
          <w:ins w:id="444" w:author="Tristan Stark" w:date="2020-09-17T09:53:00Z"/>
          <w:del w:id="445" w:author="Tristan" w:date="2020-09-17T10:17:00Z"/>
          <w:rFonts w:eastAsiaTheme="minorEastAsia" w:cstheme="minorBidi"/>
          <w:noProof/>
          <w:sz w:val="22"/>
          <w:szCs w:val="22"/>
          <w:lang w:val="en-AU" w:eastAsia="en-AU"/>
        </w:rPr>
      </w:pPr>
      <w:ins w:id="446" w:author="Tristan Stark" w:date="2020-09-17T09:53:00Z">
        <w:del w:id="447" w:author="Tristan" w:date="2020-09-17T10:17:00Z">
          <w:r w:rsidRPr="0021345D" w:rsidDel="00DE721A">
            <w:rPr>
              <w:noProof/>
            </w:rPr>
            <w:delText>3.1.1</w:delText>
          </w:r>
          <w:r w:rsidDel="00DE721A">
            <w:rPr>
              <w:rFonts w:eastAsiaTheme="minorEastAsia" w:cstheme="minorBidi"/>
              <w:noProof/>
              <w:sz w:val="22"/>
              <w:szCs w:val="22"/>
              <w:lang w:val="en-AU" w:eastAsia="en-AU"/>
            </w:rPr>
            <w:tab/>
          </w:r>
          <w:r w:rsidDel="00DE721A">
            <w:rPr>
              <w:noProof/>
            </w:rPr>
            <w:delText>Turn Pump On and Off Manually</w:delText>
          </w:r>
          <w:r w:rsidDel="00DE721A">
            <w:rPr>
              <w:noProof/>
            </w:rPr>
            <w:tab/>
          </w:r>
        </w:del>
      </w:ins>
    </w:p>
    <w:p w14:paraId="347984BE" w14:textId="7C0A5AF6" w:rsidR="005E5E84" w:rsidDel="00DE721A" w:rsidRDefault="005E5E84">
      <w:pPr>
        <w:pStyle w:val="TOC3"/>
        <w:tabs>
          <w:tab w:val="left" w:pos="880"/>
          <w:tab w:val="right" w:pos="9350"/>
        </w:tabs>
        <w:rPr>
          <w:ins w:id="448" w:author="Tristan Stark" w:date="2020-09-17T09:53:00Z"/>
          <w:del w:id="449" w:author="Tristan" w:date="2020-09-17T10:17:00Z"/>
          <w:rFonts w:eastAsiaTheme="minorEastAsia" w:cstheme="minorBidi"/>
          <w:noProof/>
          <w:sz w:val="22"/>
          <w:szCs w:val="22"/>
          <w:lang w:val="en-AU" w:eastAsia="en-AU"/>
        </w:rPr>
      </w:pPr>
      <w:ins w:id="450" w:author="Tristan Stark" w:date="2020-09-17T09:53:00Z">
        <w:del w:id="451" w:author="Tristan" w:date="2020-09-17T10:17:00Z">
          <w:r w:rsidRPr="0021345D" w:rsidDel="00DE721A">
            <w:rPr>
              <w:noProof/>
            </w:rPr>
            <w:delText>3.1.2</w:delText>
          </w:r>
          <w:r w:rsidDel="00DE721A">
            <w:rPr>
              <w:rFonts w:eastAsiaTheme="minorEastAsia" w:cstheme="minorBidi"/>
              <w:noProof/>
              <w:sz w:val="22"/>
              <w:szCs w:val="22"/>
              <w:lang w:val="en-AU" w:eastAsia="en-AU"/>
            </w:rPr>
            <w:tab/>
          </w:r>
          <w:r w:rsidDel="00DE721A">
            <w:rPr>
              <w:noProof/>
            </w:rPr>
            <w:delText>Turn Pump On Manually With Estimated Fill Timer</w:delText>
          </w:r>
          <w:r w:rsidDel="00DE721A">
            <w:rPr>
              <w:noProof/>
            </w:rPr>
            <w:tab/>
          </w:r>
        </w:del>
      </w:ins>
    </w:p>
    <w:p w14:paraId="34E63E52" w14:textId="34508515" w:rsidR="005E5E84" w:rsidDel="00DE721A" w:rsidRDefault="005E5E84">
      <w:pPr>
        <w:pStyle w:val="TOC3"/>
        <w:tabs>
          <w:tab w:val="left" w:pos="880"/>
          <w:tab w:val="right" w:pos="9350"/>
        </w:tabs>
        <w:rPr>
          <w:ins w:id="452" w:author="Tristan Stark" w:date="2020-09-17T09:53:00Z"/>
          <w:del w:id="453" w:author="Tristan" w:date="2020-09-17T10:17:00Z"/>
          <w:rFonts w:eastAsiaTheme="minorEastAsia" w:cstheme="minorBidi"/>
          <w:noProof/>
          <w:sz w:val="22"/>
          <w:szCs w:val="22"/>
          <w:lang w:val="en-AU" w:eastAsia="en-AU"/>
        </w:rPr>
      </w:pPr>
      <w:ins w:id="454" w:author="Tristan Stark" w:date="2020-09-17T09:53:00Z">
        <w:del w:id="455" w:author="Tristan" w:date="2020-09-17T10:17:00Z">
          <w:r w:rsidRPr="0021345D" w:rsidDel="00DE721A">
            <w:rPr>
              <w:noProof/>
            </w:rPr>
            <w:delText>3.1.3</w:delText>
          </w:r>
          <w:r w:rsidDel="00DE721A">
            <w:rPr>
              <w:rFonts w:eastAsiaTheme="minorEastAsia" w:cstheme="minorBidi"/>
              <w:noProof/>
              <w:sz w:val="22"/>
              <w:szCs w:val="22"/>
              <w:lang w:val="en-AU" w:eastAsia="en-AU"/>
            </w:rPr>
            <w:tab/>
          </w:r>
          <w:r w:rsidDel="00DE721A">
            <w:rPr>
              <w:noProof/>
            </w:rPr>
            <w:delText>Turn Pump On Manually With Custom Timer</w:delText>
          </w:r>
          <w:r w:rsidDel="00DE721A">
            <w:rPr>
              <w:noProof/>
            </w:rPr>
            <w:tab/>
          </w:r>
        </w:del>
      </w:ins>
    </w:p>
    <w:p w14:paraId="7FF1ACB2" w14:textId="100E37E5" w:rsidR="005E5E84" w:rsidDel="00DE721A" w:rsidRDefault="005E5E84">
      <w:pPr>
        <w:pStyle w:val="TOC2"/>
        <w:tabs>
          <w:tab w:val="left" w:pos="660"/>
          <w:tab w:val="right" w:pos="9350"/>
        </w:tabs>
        <w:rPr>
          <w:ins w:id="456" w:author="Tristan Stark" w:date="2020-09-17T09:53:00Z"/>
          <w:del w:id="457" w:author="Tristan" w:date="2020-09-17T10:17:00Z"/>
          <w:rFonts w:eastAsiaTheme="minorEastAsia" w:cstheme="minorBidi"/>
          <w:b w:val="0"/>
          <w:bCs w:val="0"/>
          <w:noProof/>
          <w:sz w:val="22"/>
          <w:szCs w:val="22"/>
          <w:lang w:val="en-AU" w:eastAsia="en-AU"/>
        </w:rPr>
      </w:pPr>
      <w:ins w:id="458" w:author="Tristan Stark" w:date="2020-09-17T09:53:00Z">
        <w:del w:id="459" w:author="Tristan" w:date="2020-09-17T10:17:00Z">
          <w:r w:rsidRPr="0021345D" w:rsidDel="00DE721A">
            <w:rPr>
              <w:rFonts w:cstheme="majorHAnsi"/>
              <w:noProof/>
              <w:color w:val="000000"/>
            </w:rPr>
            <w:delText>3.2</w:delText>
          </w:r>
          <w:r w:rsidDel="00DE721A">
            <w:rPr>
              <w:rFonts w:eastAsiaTheme="minorEastAsia" w:cstheme="minorBidi"/>
              <w:b w:val="0"/>
              <w:bCs w:val="0"/>
              <w:noProof/>
              <w:sz w:val="22"/>
              <w:szCs w:val="22"/>
              <w:lang w:val="en-AU" w:eastAsia="en-AU"/>
            </w:rPr>
            <w:tab/>
          </w:r>
          <w:r w:rsidRPr="0021345D" w:rsidDel="00DE721A">
            <w:rPr>
              <w:rFonts w:cstheme="majorHAnsi"/>
              <w:noProof/>
              <w:color w:val="000000"/>
            </w:rPr>
            <w:delText>Automatic Mode</w:delText>
          </w:r>
          <w:r w:rsidDel="00DE721A">
            <w:rPr>
              <w:noProof/>
            </w:rPr>
            <w:tab/>
          </w:r>
        </w:del>
      </w:ins>
    </w:p>
    <w:p w14:paraId="757B31DB" w14:textId="0C8307B0" w:rsidR="005E5E84" w:rsidDel="00DE721A" w:rsidRDefault="005E5E84">
      <w:pPr>
        <w:pStyle w:val="TOC3"/>
        <w:tabs>
          <w:tab w:val="left" w:pos="880"/>
          <w:tab w:val="right" w:pos="9350"/>
        </w:tabs>
        <w:rPr>
          <w:ins w:id="460" w:author="Tristan Stark" w:date="2020-09-17T09:53:00Z"/>
          <w:del w:id="461" w:author="Tristan" w:date="2020-09-17T10:17:00Z"/>
          <w:rFonts w:eastAsiaTheme="minorEastAsia" w:cstheme="minorBidi"/>
          <w:noProof/>
          <w:sz w:val="22"/>
          <w:szCs w:val="22"/>
          <w:lang w:val="en-AU" w:eastAsia="en-AU"/>
        </w:rPr>
      </w:pPr>
      <w:ins w:id="462" w:author="Tristan Stark" w:date="2020-09-17T09:53:00Z">
        <w:del w:id="463" w:author="Tristan" w:date="2020-09-17T10:17:00Z">
          <w:r w:rsidRPr="0021345D" w:rsidDel="00DE721A">
            <w:rPr>
              <w:noProof/>
            </w:rPr>
            <w:delText>3.2.1</w:delText>
          </w:r>
          <w:r w:rsidDel="00DE721A">
            <w:rPr>
              <w:rFonts w:eastAsiaTheme="minorEastAsia" w:cstheme="minorBidi"/>
              <w:noProof/>
              <w:sz w:val="22"/>
              <w:szCs w:val="22"/>
              <w:lang w:val="en-AU" w:eastAsia="en-AU"/>
            </w:rPr>
            <w:tab/>
          </w:r>
          <w:r w:rsidDel="00DE721A">
            <w:rPr>
              <w:noProof/>
            </w:rPr>
            <w:delText>Turn On Pump Automation</w:delText>
          </w:r>
          <w:r w:rsidDel="00DE721A">
            <w:rPr>
              <w:noProof/>
            </w:rPr>
            <w:tab/>
          </w:r>
        </w:del>
      </w:ins>
    </w:p>
    <w:p w14:paraId="12348EE1" w14:textId="19CAA6F5" w:rsidR="005E5E84" w:rsidDel="00DE721A" w:rsidRDefault="005E5E84">
      <w:pPr>
        <w:pStyle w:val="TOC3"/>
        <w:tabs>
          <w:tab w:val="left" w:pos="880"/>
          <w:tab w:val="right" w:pos="9350"/>
        </w:tabs>
        <w:rPr>
          <w:ins w:id="464" w:author="Tristan Stark" w:date="2020-09-17T09:53:00Z"/>
          <w:del w:id="465" w:author="Tristan" w:date="2020-09-17T10:17:00Z"/>
          <w:rFonts w:eastAsiaTheme="minorEastAsia" w:cstheme="minorBidi"/>
          <w:noProof/>
          <w:sz w:val="22"/>
          <w:szCs w:val="22"/>
          <w:lang w:val="en-AU" w:eastAsia="en-AU"/>
        </w:rPr>
      </w:pPr>
      <w:ins w:id="466" w:author="Tristan Stark" w:date="2020-09-17T09:53:00Z">
        <w:del w:id="467" w:author="Tristan" w:date="2020-09-17T10:17:00Z">
          <w:r w:rsidRPr="0021345D" w:rsidDel="00DE721A">
            <w:rPr>
              <w:noProof/>
            </w:rPr>
            <w:delText>3.2.2</w:delText>
          </w:r>
          <w:r w:rsidDel="00DE721A">
            <w:rPr>
              <w:rFonts w:eastAsiaTheme="minorEastAsia" w:cstheme="minorBidi"/>
              <w:noProof/>
              <w:sz w:val="22"/>
              <w:szCs w:val="22"/>
              <w:lang w:val="en-AU" w:eastAsia="en-AU"/>
            </w:rPr>
            <w:tab/>
          </w:r>
          <w:r w:rsidDel="00DE721A">
            <w:rPr>
              <w:noProof/>
            </w:rPr>
            <w:delText>Notes on Automatic Operation</w:delText>
          </w:r>
          <w:r w:rsidDel="00DE721A">
            <w:rPr>
              <w:noProof/>
            </w:rPr>
            <w:tab/>
          </w:r>
        </w:del>
      </w:ins>
    </w:p>
    <w:p w14:paraId="055A0C02" w14:textId="0E73CB71" w:rsidR="005E5E84" w:rsidDel="00DE721A" w:rsidRDefault="005E5E84">
      <w:pPr>
        <w:pStyle w:val="TOC2"/>
        <w:tabs>
          <w:tab w:val="left" w:pos="660"/>
          <w:tab w:val="right" w:pos="9350"/>
        </w:tabs>
        <w:rPr>
          <w:ins w:id="468" w:author="Tristan Stark" w:date="2020-09-17T09:53:00Z"/>
          <w:del w:id="469" w:author="Tristan" w:date="2020-09-17T10:17:00Z"/>
          <w:rFonts w:eastAsiaTheme="minorEastAsia" w:cstheme="minorBidi"/>
          <w:b w:val="0"/>
          <w:bCs w:val="0"/>
          <w:noProof/>
          <w:sz w:val="22"/>
          <w:szCs w:val="22"/>
          <w:lang w:val="en-AU" w:eastAsia="en-AU"/>
        </w:rPr>
      </w:pPr>
      <w:ins w:id="470" w:author="Tristan Stark" w:date="2020-09-17T09:53:00Z">
        <w:del w:id="471" w:author="Tristan" w:date="2020-09-17T10:17:00Z">
          <w:r w:rsidDel="00DE721A">
            <w:rPr>
              <w:noProof/>
            </w:rPr>
            <w:delText>3.3</w:delText>
          </w:r>
          <w:r w:rsidDel="00DE721A">
            <w:rPr>
              <w:rFonts w:eastAsiaTheme="minorEastAsia" w:cstheme="minorBidi"/>
              <w:b w:val="0"/>
              <w:bCs w:val="0"/>
              <w:noProof/>
              <w:sz w:val="22"/>
              <w:szCs w:val="22"/>
              <w:lang w:val="en-AU" w:eastAsia="en-AU"/>
            </w:rPr>
            <w:tab/>
          </w:r>
          <w:r w:rsidDel="00DE721A">
            <w:rPr>
              <w:noProof/>
            </w:rPr>
            <w:delText>Alarms</w:delText>
          </w:r>
          <w:r w:rsidDel="00DE721A">
            <w:rPr>
              <w:noProof/>
            </w:rPr>
            <w:tab/>
          </w:r>
        </w:del>
      </w:ins>
    </w:p>
    <w:p w14:paraId="6A8B5A07" w14:textId="0B5057A4" w:rsidR="005E5E84" w:rsidDel="00DE721A" w:rsidRDefault="005E5E84">
      <w:pPr>
        <w:pStyle w:val="TOC1"/>
        <w:tabs>
          <w:tab w:val="left" w:pos="440"/>
          <w:tab w:val="right" w:pos="9350"/>
        </w:tabs>
        <w:rPr>
          <w:ins w:id="472" w:author="Tristan Stark" w:date="2020-09-17T09:53:00Z"/>
          <w:del w:id="473" w:author="Tristan" w:date="2020-09-17T10:17:00Z"/>
          <w:rFonts w:asciiTheme="minorHAnsi" w:eastAsiaTheme="minorEastAsia" w:hAnsiTheme="minorHAnsi" w:cstheme="minorBidi"/>
          <w:b w:val="0"/>
          <w:bCs w:val="0"/>
          <w:caps w:val="0"/>
          <w:noProof/>
          <w:sz w:val="22"/>
          <w:szCs w:val="22"/>
          <w:lang w:val="en-AU" w:eastAsia="en-AU"/>
        </w:rPr>
      </w:pPr>
      <w:ins w:id="474" w:author="Tristan Stark" w:date="2020-09-17T09:53:00Z">
        <w:del w:id="475" w:author="Tristan" w:date="2020-09-17T10:17:00Z">
          <w:r w:rsidRPr="0021345D" w:rsidDel="00DE721A">
            <w:rPr>
              <w:rFonts w:cstheme="majorHAnsi"/>
              <w:noProof/>
              <w:color w:val="000000"/>
            </w:rPr>
            <w:delText>4</w:delText>
          </w:r>
          <w:r w:rsidDel="00DE721A">
            <w:rPr>
              <w:rFonts w:asciiTheme="minorHAnsi" w:eastAsiaTheme="minorEastAsia" w:hAnsiTheme="minorHAnsi" w:cstheme="minorBidi"/>
              <w:b w:val="0"/>
              <w:bCs w:val="0"/>
              <w:caps w:val="0"/>
              <w:noProof/>
              <w:sz w:val="22"/>
              <w:szCs w:val="22"/>
              <w:lang w:val="en-AU" w:eastAsia="en-AU"/>
            </w:rPr>
            <w:tab/>
          </w:r>
          <w:r w:rsidRPr="0021345D" w:rsidDel="00DE721A">
            <w:rPr>
              <w:rFonts w:cstheme="majorHAnsi"/>
              <w:noProof/>
              <w:color w:val="000000"/>
            </w:rPr>
            <w:delText>The Pump Controller</w:delText>
          </w:r>
          <w:r w:rsidDel="00DE721A">
            <w:rPr>
              <w:noProof/>
            </w:rPr>
            <w:tab/>
          </w:r>
        </w:del>
      </w:ins>
    </w:p>
    <w:p w14:paraId="7F09AC4F" w14:textId="243EDACA" w:rsidR="005E5E84" w:rsidDel="00DE721A" w:rsidRDefault="005E5E84">
      <w:pPr>
        <w:pStyle w:val="TOC2"/>
        <w:tabs>
          <w:tab w:val="left" w:pos="660"/>
          <w:tab w:val="right" w:pos="9350"/>
        </w:tabs>
        <w:rPr>
          <w:ins w:id="476" w:author="Tristan Stark" w:date="2020-09-17T09:53:00Z"/>
          <w:del w:id="477" w:author="Tristan" w:date="2020-09-17T10:17:00Z"/>
          <w:rFonts w:eastAsiaTheme="minorEastAsia" w:cstheme="minorBidi"/>
          <w:b w:val="0"/>
          <w:bCs w:val="0"/>
          <w:noProof/>
          <w:sz w:val="22"/>
          <w:szCs w:val="22"/>
          <w:lang w:val="en-AU" w:eastAsia="en-AU"/>
        </w:rPr>
      </w:pPr>
      <w:ins w:id="478" w:author="Tristan Stark" w:date="2020-09-17T09:53:00Z">
        <w:del w:id="479" w:author="Tristan" w:date="2020-09-17T10:17:00Z">
          <w:r w:rsidDel="00DE721A">
            <w:rPr>
              <w:noProof/>
            </w:rPr>
            <w:delText>4.1</w:delText>
          </w:r>
          <w:r w:rsidDel="00DE721A">
            <w:rPr>
              <w:rFonts w:eastAsiaTheme="minorEastAsia" w:cstheme="minorBidi"/>
              <w:b w:val="0"/>
              <w:bCs w:val="0"/>
              <w:noProof/>
              <w:sz w:val="22"/>
              <w:szCs w:val="22"/>
              <w:lang w:val="en-AU" w:eastAsia="en-AU"/>
            </w:rPr>
            <w:tab/>
          </w:r>
          <w:r w:rsidRPr="0021345D" w:rsidDel="00DE721A">
            <w:rPr>
              <w:noProof/>
            </w:rPr>
            <w:delText>F</w:delText>
          </w:r>
          <w:r w:rsidDel="00DE721A">
            <w:rPr>
              <w:noProof/>
            </w:rPr>
            <w:delText>irmware Configuration</w:delText>
          </w:r>
          <w:r w:rsidDel="00DE721A">
            <w:rPr>
              <w:noProof/>
            </w:rPr>
            <w:tab/>
          </w:r>
        </w:del>
      </w:ins>
    </w:p>
    <w:p w14:paraId="312456E0" w14:textId="1A5C314E" w:rsidR="005E5E84" w:rsidDel="00DE721A" w:rsidRDefault="005E5E84">
      <w:pPr>
        <w:pStyle w:val="TOC3"/>
        <w:tabs>
          <w:tab w:val="left" w:pos="880"/>
          <w:tab w:val="right" w:pos="9350"/>
        </w:tabs>
        <w:rPr>
          <w:ins w:id="480" w:author="Tristan Stark" w:date="2020-09-17T09:53:00Z"/>
          <w:del w:id="481" w:author="Tristan" w:date="2020-09-17T10:17:00Z"/>
          <w:rFonts w:eastAsiaTheme="minorEastAsia" w:cstheme="minorBidi"/>
          <w:noProof/>
          <w:sz w:val="22"/>
          <w:szCs w:val="22"/>
          <w:lang w:val="en-AU" w:eastAsia="en-AU"/>
        </w:rPr>
      </w:pPr>
      <w:ins w:id="482" w:author="Tristan Stark" w:date="2020-09-17T09:53:00Z">
        <w:del w:id="483" w:author="Tristan" w:date="2020-09-17T10:17:00Z">
          <w:r w:rsidRPr="0021345D" w:rsidDel="00DE721A">
            <w:rPr>
              <w:noProof/>
            </w:rPr>
            <w:delText>4.1.1</w:delText>
          </w:r>
          <w:r w:rsidDel="00DE721A">
            <w:rPr>
              <w:rFonts w:eastAsiaTheme="minorEastAsia" w:cstheme="minorBidi"/>
              <w:noProof/>
              <w:sz w:val="22"/>
              <w:szCs w:val="22"/>
              <w:lang w:val="en-AU" w:eastAsia="en-AU"/>
            </w:rPr>
            <w:tab/>
          </w:r>
          <w:r w:rsidDel="00DE721A">
            <w:rPr>
              <w:noProof/>
            </w:rPr>
            <w:delText>config.h</w:delText>
          </w:r>
          <w:r w:rsidDel="00DE721A">
            <w:rPr>
              <w:noProof/>
            </w:rPr>
            <w:tab/>
          </w:r>
        </w:del>
      </w:ins>
    </w:p>
    <w:p w14:paraId="5A2592BC" w14:textId="5DDC4078" w:rsidR="005E5E84" w:rsidDel="00DE721A" w:rsidRDefault="005E5E84">
      <w:pPr>
        <w:pStyle w:val="TOC3"/>
        <w:tabs>
          <w:tab w:val="left" w:pos="880"/>
          <w:tab w:val="right" w:pos="9350"/>
        </w:tabs>
        <w:rPr>
          <w:ins w:id="484" w:author="Tristan Stark" w:date="2020-09-17T09:53:00Z"/>
          <w:del w:id="485" w:author="Tristan" w:date="2020-09-17T10:17:00Z"/>
          <w:rFonts w:eastAsiaTheme="minorEastAsia" w:cstheme="minorBidi"/>
          <w:noProof/>
          <w:sz w:val="22"/>
          <w:szCs w:val="22"/>
          <w:lang w:val="en-AU" w:eastAsia="en-AU"/>
        </w:rPr>
      </w:pPr>
      <w:ins w:id="486" w:author="Tristan Stark" w:date="2020-09-17T09:53:00Z">
        <w:del w:id="487" w:author="Tristan" w:date="2020-09-17T10:17:00Z">
          <w:r w:rsidRPr="0021345D" w:rsidDel="00DE721A">
            <w:rPr>
              <w:noProof/>
            </w:rPr>
            <w:delText>4.1.2</w:delText>
          </w:r>
          <w:r w:rsidDel="00DE721A">
            <w:rPr>
              <w:rFonts w:eastAsiaTheme="minorEastAsia" w:cstheme="minorBidi"/>
              <w:noProof/>
              <w:sz w:val="22"/>
              <w:szCs w:val="22"/>
              <w:lang w:val="en-AU" w:eastAsia="en-AU"/>
            </w:rPr>
            <w:tab/>
          </w:r>
          <w:r w:rsidDel="00DE721A">
            <w:rPr>
              <w:noProof/>
            </w:rPr>
            <w:delText>arduino_secrets.h</w:delText>
          </w:r>
          <w:r w:rsidDel="00DE721A">
            <w:rPr>
              <w:noProof/>
            </w:rPr>
            <w:tab/>
          </w:r>
        </w:del>
      </w:ins>
    </w:p>
    <w:p w14:paraId="6E7B1B73" w14:textId="65A23234" w:rsidR="005E5E84" w:rsidDel="00DE721A" w:rsidRDefault="005E5E84">
      <w:pPr>
        <w:pStyle w:val="TOC2"/>
        <w:tabs>
          <w:tab w:val="left" w:pos="660"/>
          <w:tab w:val="right" w:pos="9350"/>
        </w:tabs>
        <w:rPr>
          <w:ins w:id="488" w:author="Tristan Stark" w:date="2020-09-17T09:53:00Z"/>
          <w:del w:id="489" w:author="Tristan" w:date="2020-09-17T10:17:00Z"/>
          <w:rFonts w:eastAsiaTheme="minorEastAsia" w:cstheme="minorBidi"/>
          <w:b w:val="0"/>
          <w:bCs w:val="0"/>
          <w:noProof/>
          <w:sz w:val="22"/>
          <w:szCs w:val="22"/>
          <w:lang w:val="en-AU" w:eastAsia="en-AU"/>
        </w:rPr>
      </w:pPr>
      <w:ins w:id="490" w:author="Tristan Stark" w:date="2020-09-17T09:53:00Z">
        <w:del w:id="491" w:author="Tristan" w:date="2020-09-17T10:17:00Z">
          <w:r w:rsidDel="00DE721A">
            <w:rPr>
              <w:noProof/>
            </w:rPr>
            <w:delText>4.2</w:delText>
          </w:r>
          <w:r w:rsidDel="00DE721A">
            <w:rPr>
              <w:rFonts w:eastAsiaTheme="minorEastAsia" w:cstheme="minorBidi"/>
              <w:b w:val="0"/>
              <w:bCs w:val="0"/>
              <w:noProof/>
              <w:sz w:val="22"/>
              <w:szCs w:val="22"/>
              <w:lang w:val="en-AU" w:eastAsia="en-AU"/>
            </w:rPr>
            <w:tab/>
          </w:r>
          <w:r w:rsidDel="00DE721A">
            <w:rPr>
              <w:noProof/>
            </w:rPr>
            <w:delText>I/O Pins</w:delText>
          </w:r>
          <w:r w:rsidDel="00DE721A">
            <w:rPr>
              <w:noProof/>
            </w:rPr>
            <w:tab/>
          </w:r>
        </w:del>
      </w:ins>
    </w:p>
    <w:p w14:paraId="03D8ECDD" w14:textId="1A6CE356" w:rsidR="005E5E84" w:rsidDel="00DE721A" w:rsidRDefault="005E5E84">
      <w:pPr>
        <w:pStyle w:val="TOC2"/>
        <w:tabs>
          <w:tab w:val="left" w:pos="660"/>
          <w:tab w:val="right" w:pos="9350"/>
        </w:tabs>
        <w:rPr>
          <w:ins w:id="492" w:author="Tristan Stark" w:date="2020-09-17T09:53:00Z"/>
          <w:del w:id="493" w:author="Tristan" w:date="2020-09-17T10:17:00Z"/>
          <w:rFonts w:eastAsiaTheme="minorEastAsia" w:cstheme="minorBidi"/>
          <w:b w:val="0"/>
          <w:bCs w:val="0"/>
          <w:noProof/>
          <w:sz w:val="22"/>
          <w:szCs w:val="22"/>
          <w:lang w:val="en-AU" w:eastAsia="en-AU"/>
        </w:rPr>
      </w:pPr>
      <w:ins w:id="494" w:author="Tristan Stark" w:date="2020-09-17T09:53:00Z">
        <w:del w:id="495" w:author="Tristan" w:date="2020-09-17T10:17:00Z">
          <w:r w:rsidDel="00DE721A">
            <w:rPr>
              <w:noProof/>
            </w:rPr>
            <w:delText>4.3</w:delText>
          </w:r>
          <w:r w:rsidDel="00DE721A">
            <w:rPr>
              <w:rFonts w:eastAsiaTheme="minorEastAsia" w:cstheme="minorBidi"/>
              <w:b w:val="0"/>
              <w:bCs w:val="0"/>
              <w:noProof/>
              <w:sz w:val="22"/>
              <w:szCs w:val="22"/>
              <w:lang w:val="en-AU" w:eastAsia="en-AU"/>
            </w:rPr>
            <w:tab/>
          </w:r>
          <w:r w:rsidDel="00DE721A">
            <w:rPr>
              <w:noProof/>
            </w:rPr>
            <w:delText>Operation</w:delText>
          </w:r>
          <w:r w:rsidDel="00DE721A">
            <w:rPr>
              <w:noProof/>
            </w:rPr>
            <w:tab/>
          </w:r>
        </w:del>
      </w:ins>
    </w:p>
    <w:p w14:paraId="340384EC" w14:textId="5E5A2A0A" w:rsidR="005E5E84" w:rsidDel="00DE721A" w:rsidRDefault="005E5E84">
      <w:pPr>
        <w:pStyle w:val="TOC1"/>
        <w:tabs>
          <w:tab w:val="left" w:pos="440"/>
          <w:tab w:val="right" w:pos="9350"/>
        </w:tabs>
        <w:rPr>
          <w:ins w:id="496" w:author="Tristan Stark" w:date="2020-09-17T09:53:00Z"/>
          <w:del w:id="497" w:author="Tristan" w:date="2020-09-17T10:17:00Z"/>
          <w:rFonts w:asciiTheme="minorHAnsi" w:eastAsiaTheme="minorEastAsia" w:hAnsiTheme="minorHAnsi" w:cstheme="minorBidi"/>
          <w:b w:val="0"/>
          <w:bCs w:val="0"/>
          <w:caps w:val="0"/>
          <w:noProof/>
          <w:sz w:val="22"/>
          <w:szCs w:val="22"/>
          <w:lang w:val="en-AU" w:eastAsia="en-AU"/>
        </w:rPr>
      </w:pPr>
      <w:ins w:id="498" w:author="Tristan Stark" w:date="2020-09-17T09:53:00Z">
        <w:del w:id="499" w:author="Tristan" w:date="2020-09-17T10:17:00Z">
          <w:r w:rsidRPr="0021345D" w:rsidDel="00DE721A">
            <w:rPr>
              <w:rFonts w:cstheme="majorHAnsi"/>
              <w:noProof/>
              <w:color w:val="000000"/>
            </w:rPr>
            <w:delText>5</w:delText>
          </w:r>
          <w:r w:rsidDel="00DE721A">
            <w:rPr>
              <w:rFonts w:asciiTheme="minorHAnsi" w:eastAsiaTheme="minorEastAsia" w:hAnsiTheme="minorHAnsi" w:cstheme="minorBidi"/>
              <w:b w:val="0"/>
              <w:bCs w:val="0"/>
              <w:caps w:val="0"/>
              <w:noProof/>
              <w:sz w:val="22"/>
              <w:szCs w:val="22"/>
              <w:lang w:val="en-AU" w:eastAsia="en-AU"/>
            </w:rPr>
            <w:tab/>
          </w:r>
          <w:r w:rsidRPr="0021345D" w:rsidDel="00DE721A">
            <w:rPr>
              <w:rFonts w:cstheme="majorHAnsi"/>
              <w:noProof/>
              <w:color w:val="000000"/>
            </w:rPr>
            <w:delText>Dashboard and Device Configuration</w:delText>
          </w:r>
          <w:r w:rsidDel="00DE721A">
            <w:rPr>
              <w:noProof/>
            </w:rPr>
            <w:tab/>
          </w:r>
        </w:del>
      </w:ins>
    </w:p>
    <w:p w14:paraId="060F12C7" w14:textId="440BACA1" w:rsidR="005E5E84" w:rsidDel="00DE721A" w:rsidRDefault="005E5E84">
      <w:pPr>
        <w:pStyle w:val="TOC2"/>
        <w:tabs>
          <w:tab w:val="left" w:pos="660"/>
          <w:tab w:val="right" w:pos="9350"/>
        </w:tabs>
        <w:rPr>
          <w:ins w:id="500" w:author="Tristan Stark" w:date="2020-09-17T09:53:00Z"/>
          <w:del w:id="501" w:author="Tristan" w:date="2020-09-17T10:17:00Z"/>
          <w:rFonts w:eastAsiaTheme="minorEastAsia" w:cstheme="minorBidi"/>
          <w:b w:val="0"/>
          <w:bCs w:val="0"/>
          <w:noProof/>
          <w:sz w:val="22"/>
          <w:szCs w:val="22"/>
          <w:lang w:val="en-AU" w:eastAsia="en-AU"/>
        </w:rPr>
      </w:pPr>
      <w:ins w:id="502" w:author="Tristan Stark" w:date="2020-09-17T09:53:00Z">
        <w:del w:id="503" w:author="Tristan" w:date="2020-09-17T10:17:00Z">
          <w:r w:rsidDel="00DE721A">
            <w:rPr>
              <w:noProof/>
            </w:rPr>
            <w:delText>5.1</w:delText>
          </w:r>
          <w:r w:rsidDel="00DE721A">
            <w:rPr>
              <w:rFonts w:eastAsiaTheme="minorEastAsia" w:cstheme="minorBidi"/>
              <w:b w:val="0"/>
              <w:bCs w:val="0"/>
              <w:noProof/>
              <w:sz w:val="22"/>
              <w:szCs w:val="22"/>
              <w:lang w:val="en-AU" w:eastAsia="en-AU"/>
            </w:rPr>
            <w:tab/>
          </w:r>
          <w:r w:rsidDel="00DE721A">
            <w:rPr>
              <w:noProof/>
            </w:rPr>
            <w:delText>Pump Controller Devices</w:delText>
          </w:r>
          <w:r w:rsidDel="00DE721A">
            <w:rPr>
              <w:noProof/>
            </w:rPr>
            <w:tab/>
          </w:r>
        </w:del>
      </w:ins>
    </w:p>
    <w:p w14:paraId="0B5002E2" w14:textId="0EEA8504" w:rsidR="005E5E84" w:rsidDel="00DE721A" w:rsidRDefault="005E5E84">
      <w:pPr>
        <w:pStyle w:val="TOC3"/>
        <w:tabs>
          <w:tab w:val="left" w:pos="880"/>
          <w:tab w:val="right" w:pos="9350"/>
        </w:tabs>
        <w:rPr>
          <w:ins w:id="504" w:author="Tristan Stark" w:date="2020-09-17T09:53:00Z"/>
          <w:del w:id="505" w:author="Tristan" w:date="2020-09-17T10:17:00Z"/>
          <w:rFonts w:eastAsiaTheme="minorEastAsia" w:cstheme="minorBidi"/>
          <w:noProof/>
          <w:sz w:val="22"/>
          <w:szCs w:val="22"/>
          <w:lang w:val="en-AU" w:eastAsia="en-AU"/>
        </w:rPr>
      </w:pPr>
      <w:ins w:id="506" w:author="Tristan Stark" w:date="2020-09-17T09:53:00Z">
        <w:del w:id="507" w:author="Tristan" w:date="2020-09-17T10:17:00Z">
          <w:r w:rsidRPr="0021345D" w:rsidDel="00DE721A">
            <w:rPr>
              <w:noProof/>
            </w:rPr>
            <w:delText>5.1.1</w:delText>
          </w:r>
          <w:r w:rsidDel="00DE721A">
            <w:rPr>
              <w:rFonts w:eastAsiaTheme="minorEastAsia" w:cstheme="minorBidi"/>
              <w:noProof/>
              <w:sz w:val="22"/>
              <w:szCs w:val="22"/>
              <w:lang w:val="en-AU" w:eastAsia="en-AU"/>
            </w:rPr>
            <w:tab/>
          </w:r>
          <w:r w:rsidDel="00DE721A">
            <w:rPr>
              <w:noProof/>
            </w:rPr>
            <w:delText>Details</w:delText>
          </w:r>
          <w:r w:rsidDel="00DE721A">
            <w:rPr>
              <w:noProof/>
            </w:rPr>
            <w:tab/>
          </w:r>
        </w:del>
      </w:ins>
    </w:p>
    <w:p w14:paraId="178B607C" w14:textId="55FDACD7" w:rsidR="005E5E84" w:rsidDel="00DE721A" w:rsidRDefault="005E5E84">
      <w:pPr>
        <w:pStyle w:val="TOC3"/>
        <w:tabs>
          <w:tab w:val="left" w:pos="880"/>
          <w:tab w:val="right" w:pos="9350"/>
        </w:tabs>
        <w:rPr>
          <w:ins w:id="508" w:author="Tristan Stark" w:date="2020-09-17T09:53:00Z"/>
          <w:del w:id="509" w:author="Tristan" w:date="2020-09-17T10:17:00Z"/>
          <w:rFonts w:eastAsiaTheme="minorEastAsia" w:cstheme="minorBidi"/>
          <w:noProof/>
          <w:sz w:val="22"/>
          <w:szCs w:val="22"/>
          <w:lang w:val="en-AU" w:eastAsia="en-AU"/>
        </w:rPr>
      </w:pPr>
      <w:ins w:id="510" w:author="Tristan Stark" w:date="2020-09-17T09:53:00Z">
        <w:del w:id="511" w:author="Tristan" w:date="2020-09-17T10:17:00Z">
          <w:r w:rsidRPr="0021345D" w:rsidDel="00DE721A">
            <w:rPr>
              <w:noProof/>
            </w:rPr>
            <w:delText>5.1.2</w:delText>
          </w:r>
          <w:r w:rsidDel="00DE721A">
            <w:rPr>
              <w:rFonts w:eastAsiaTheme="minorEastAsia" w:cstheme="minorBidi"/>
              <w:noProof/>
              <w:sz w:val="22"/>
              <w:szCs w:val="22"/>
              <w:lang w:val="en-AU" w:eastAsia="en-AU"/>
            </w:rPr>
            <w:tab/>
          </w:r>
          <w:r w:rsidDel="00DE721A">
            <w:rPr>
              <w:noProof/>
            </w:rPr>
            <w:delText>Shared Attributes</w:delText>
          </w:r>
          <w:r w:rsidDel="00DE721A">
            <w:rPr>
              <w:noProof/>
            </w:rPr>
            <w:tab/>
          </w:r>
        </w:del>
      </w:ins>
    </w:p>
    <w:p w14:paraId="59013A5B" w14:textId="7FDC8B65" w:rsidR="005E5E84" w:rsidDel="00DE721A" w:rsidRDefault="005E5E84">
      <w:pPr>
        <w:pStyle w:val="TOC3"/>
        <w:tabs>
          <w:tab w:val="left" w:pos="880"/>
          <w:tab w:val="right" w:pos="9350"/>
        </w:tabs>
        <w:rPr>
          <w:ins w:id="512" w:author="Tristan Stark" w:date="2020-09-17T09:53:00Z"/>
          <w:del w:id="513" w:author="Tristan" w:date="2020-09-17T10:17:00Z"/>
          <w:rFonts w:eastAsiaTheme="minorEastAsia" w:cstheme="minorBidi"/>
          <w:noProof/>
          <w:sz w:val="22"/>
          <w:szCs w:val="22"/>
          <w:lang w:val="en-AU" w:eastAsia="en-AU"/>
        </w:rPr>
      </w:pPr>
      <w:ins w:id="514" w:author="Tristan Stark" w:date="2020-09-17T09:53:00Z">
        <w:del w:id="515" w:author="Tristan" w:date="2020-09-17T10:17:00Z">
          <w:r w:rsidRPr="0021345D" w:rsidDel="00DE721A">
            <w:rPr>
              <w:noProof/>
            </w:rPr>
            <w:delText>5.1.3</w:delText>
          </w:r>
          <w:r w:rsidDel="00DE721A">
            <w:rPr>
              <w:rFonts w:eastAsiaTheme="minorEastAsia" w:cstheme="minorBidi"/>
              <w:noProof/>
              <w:sz w:val="22"/>
              <w:szCs w:val="22"/>
              <w:lang w:val="en-AU" w:eastAsia="en-AU"/>
            </w:rPr>
            <w:tab/>
          </w:r>
          <w:r w:rsidDel="00DE721A">
            <w:rPr>
              <w:noProof/>
            </w:rPr>
            <w:delText>Server Attributes</w:delText>
          </w:r>
          <w:r w:rsidDel="00DE721A">
            <w:rPr>
              <w:noProof/>
            </w:rPr>
            <w:tab/>
          </w:r>
        </w:del>
      </w:ins>
    </w:p>
    <w:p w14:paraId="1F288F93" w14:textId="4ADC92FC" w:rsidR="005E5E84" w:rsidDel="00DE721A" w:rsidRDefault="005E5E84">
      <w:pPr>
        <w:pStyle w:val="TOC2"/>
        <w:tabs>
          <w:tab w:val="left" w:pos="660"/>
          <w:tab w:val="right" w:pos="9350"/>
        </w:tabs>
        <w:rPr>
          <w:ins w:id="516" w:author="Tristan Stark" w:date="2020-09-17T09:53:00Z"/>
          <w:del w:id="517" w:author="Tristan" w:date="2020-09-17T10:17:00Z"/>
          <w:rFonts w:eastAsiaTheme="minorEastAsia" w:cstheme="minorBidi"/>
          <w:b w:val="0"/>
          <w:bCs w:val="0"/>
          <w:noProof/>
          <w:sz w:val="22"/>
          <w:szCs w:val="22"/>
          <w:lang w:val="en-AU" w:eastAsia="en-AU"/>
        </w:rPr>
      </w:pPr>
      <w:ins w:id="518" w:author="Tristan Stark" w:date="2020-09-17T09:53:00Z">
        <w:del w:id="519" w:author="Tristan" w:date="2020-09-17T10:17:00Z">
          <w:r w:rsidDel="00DE721A">
            <w:rPr>
              <w:noProof/>
            </w:rPr>
            <w:delText>5.2</w:delText>
          </w:r>
          <w:r w:rsidDel="00DE721A">
            <w:rPr>
              <w:rFonts w:eastAsiaTheme="minorEastAsia" w:cstheme="minorBidi"/>
              <w:b w:val="0"/>
              <w:bCs w:val="0"/>
              <w:noProof/>
              <w:sz w:val="22"/>
              <w:szCs w:val="22"/>
              <w:lang w:val="en-AU" w:eastAsia="en-AU"/>
            </w:rPr>
            <w:tab/>
          </w:r>
          <w:r w:rsidDel="00DE721A">
            <w:rPr>
              <w:noProof/>
            </w:rPr>
            <w:delText>Tank Level Sensor Devices</w:delText>
          </w:r>
          <w:r w:rsidDel="00DE721A">
            <w:rPr>
              <w:noProof/>
            </w:rPr>
            <w:tab/>
          </w:r>
        </w:del>
      </w:ins>
    </w:p>
    <w:p w14:paraId="7218BE0F" w14:textId="0AFF999A" w:rsidR="005E5E84" w:rsidDel="00DE721A" w:rsidRDefault="005E5E84">
      <w:pPr>
        <w:pStyle w:val="TOC3"/>
        <w:tabs>
          <w:tab w:val="left" w:pos="880"/>
          <w:tab w:val="right" w:pos="9350"/>
        </w:tabs>
        <w:rPr>
          <w:ins w:id="520" w:author="Tristan Stark" w:date="2020-09-17T09:53:00Z"/>
          <w:del w:id="521" w:author="Tristan" w:date="2020-09-17T10:17:00Z"/>
          <w:rFonts w:eastAsiaTheme="minorEastAsia" w:cstheme="minorBidi"/>
          <w:noProof/>
          <w:sz w:val="22"/>
          <w:szCs w:val="22"/>
          <w:lang w:val="en-AU" w:eastAsia="en-AU"/>
        </w:rPr>
      </w:pPr>
      <w:ins w:id="522" w:author="Tristan Stark" w:date="2020-09-17T09:53:00Z">
        <w:del w:id="523" w:author="Tristan" w:date="2020-09-17T10:17:00Z">
          <w:r w:rsidRPr="0021345D" w:rsidDel="00DE721A">
            <w:rPr>
              <w:noProof/>
            </w:rPr>
            <w:delText>5.2.1</w:delText>
          </w:r>
          <w:r w:rsidDel="00DE721A">
            <w:rPr>
              <w:rFonts w:eastAsiaTheme="minorEastAsia" w:cstheme="minorBidi"/>
              <w:noProof/>
              <w:sz w:val="22"/>
              <w:szCs w:val="22"/>
              <w:lang w:val="en-AU" w:eastAsia="en-AU"/>
            </w:rPr>
            <w:tab/>
          </w:r>
          <w:r w:rsidDel="00DE721A">
            <w:rPr>
              <w:noProof/>
            </w:rPr>
            <w:delText>Details</w:delText>
          </w:r>
          <w:r w:rsidDel="00DE721A">
            <w:rPr>
              <w:noProof/>
            </w:rPr>
            <w:tab/>
          </w:r>
        </w:del>
      </w:ins>
    </w:p>
    <w:p w14:paraId="3A40467A" w14:textId="0AB46A70" w:rsidR="005E5E84" w:rsidDel="00DE721A" w:rsidRDefault="005E5E84">
      <w:pPr>
        <w:pStyle w:val="TOC3"/>
        <w:tabs>
          <w:tab w:val="left" w:pos="880"/>
          <w:tab w:val="right" w:pos="9350"/>
        </w:tabs>
        <w:rPr>
          <w:ins w:id="524" w:author="Tristan Stark" w:date="2020-09-17T09:53:00Z"/>
          <w:del w:id="525" w:author="Tristan" w:date="2020-09-17T10:17:00Z"/>
          <w:rFonts w:eastAsiaTheme="minorEastAsia" w:cstheme="minorBidi"/>
          <w:noProof/>
          <w:sz w:val="22"/>
          <w:szCs w:val="22"/>
          <w:lang w:val="en-AU" w:eastAsia="en-AU"/>
        </w:rPr>
      </w:pPr>
      <w:ins w:id="526" w:author="Tristan Stark" w:date="2020-09-17T09:53:00Z">
        <w:del w:id="527" w:author="Tristan" w:date="2020-09-17T10:17:00Z">
          <w:r w:rsidRPr="0021345D" w:rsidDel="00DE721A">
            <w:rPr>
              <w:noProof/>
              <w:color w:val="000000"/>
            </w:rPr>
            <w:delText>5.2.2</w:delText>
          </w:r>
          <w:r w:rsidDel="00DE721A">
            <w:rPr>
              <w:rFonts w:eastAsiaTheme="minorEastAsia" w:cstheme="minorBidi"/>
              <w:noProof/>
              <w:sz w:val="22"/>
              <w:szCs w:val="22"/>
              <w:lang w:val="en-AU" w:eastAsia="en-AU"/>
            </w:rPr>
            <w:tab/>
          </w:r>
          <w:r w:rsidRPr="0021345D" w:rsidDel="00DE721A">
            <w:rPr>
              <w:rFonts w:cstheme="majorHAnsi"/>
              <w:noProof/>
              <w:color w:val="000000"/>
            </w:rPr>
            <w:delText>Server Attributes</w:delText>
          </w:r>
          <w:r w:rsidDel="00DE721A">
            <w:rPr>
              <w:noProof/>
            </w:rPr>
            <w:tab/>
          </w:r>
        </w:del>
      </w:ins>
    </w:p>
    <w:p w14:paraId="4EDC8811" w14:textId="4663F4B9" w:rsidR="005E5E84" w:rsidDel="00DE721A" w:rsidRDefault="005E5E84">
      <w:pPr>
        <w:pStyle w:val="TOC3"/>
        <w:tabs>
          <w:tab w:val="left" w:pos="880"/>
          <w:tab w:val="right" w:pos="9350"/>
        </w:tabs>
        <w:rPr>
          <w:ins w:id="528" w:author="Tristan Stark" w:date="2020-09-17T09:53:00Z"/>
          <w:del w:id="529" w:author="Tristan" w:date="2020-09-17T10:17:00Z"/>
          <w:rFonts w:eastAsiaTheme="minorEastAsia" w:cstheme="minorBidi"/>
          <w:noProof/>
          <w:sz w:val="22"/>
          <w:szCs w:val="22"/>
          <w:lang w:val="en-AU" w:eastAsia="en-AU"/>
        </w:rPr>
      </w:pPr>
      <w:ins w:id="530" w:author="Tristan Stark" w:date="2020-09-17T09:53:00Z">
        <w:del w:id="531" w:author="Tristan" w:date="2020-09-17T10:17:00Z">
          <w:r w:rsidRPr="0021345D" w:rsidDel="00DE721A">
            <w:rPr>
              <w:noProof/>
            </w:rPr>
            <w:delText>5.2.3</w:delText>
          </w:r>
          <w:r w:rsidDel="00DE721A">
            <w:rPr>
              <w:rFonts w:eastAsiaTheme="minorEastAsia" w:cstheme="minorBidi"/>
              <w:noProof/>
              <w:sz w:val="22"/>
              <w:szCs w:val="22"/>
              <w:lang w:val="en-AU" w:eastAsia="en-AU"/>
            </w:rPr>
            <w:tab/>
          </w:r>
          <w:r w:rsidDel="00DE721A">
            <w:rPr>
              <w:noProof/>
            </w:rPr>
            <w:delText>Relations</w:delText>
          </w:r>
          <w:r w:rsidDel="00DE721A">
            <w:rPr>
              <w:noProof/>
            </w:rPr>
            <w:tab/>
          </w:r>
        </w:del>
      </w:ins>
    </w:p>
    <w:p w14:paraId="7D5CD488" w14:textId="03B0333B" w:rsidR="005E5E84" w:rsidDel="00DE721A" w:rsidRDefault="005E5E84">
      <w:pPr>
        <w:pStyle w:val="TOC2"/>
        <w:tabs>
          <w:tab w:val="left" w:pos="660"/>
          <w:tab w:val="right" w:pos="9350"/>
        </w:tabs>
        <w:rPr>
          <w:ins w:id="532" w:author="Tristan Stark" w:date="2020-09-17T09:53:00Z"/>
          <w:del w:id="533" w:author="Tristan" w:date="2020-09-17T10:17:00Z"/>
          <w:rFonts w:eastAsiaTheme="minorEastAsia" w:cstheme="minorBidi"/>
          <w:b w:val="0"/>
          <w:bCs w:val="0"/>
          <w:noProof/>
          <w:sz w:val="22"/>
          <w:szCs w:val="22"/>
          <w:lang w:val="en-AU" w:eastAsia="en-AU"/>
        </w:rPr>
      </w:pPr>
      <w:ins w:id="534" w:author="Tristan Stark" w:date="2020-09-17T09:53:00Z">
        <w:del w:id="535" w:author="Tristan" w:date="2020-09-17T10:17:00Z">
          <w:r w:rsidRPr="0021345D" w:rsidDel="00DE721A">
            <w:rPr>
              <w:rFonts w:cstheme="majorHAnsi"/>
              <w:noProof/>
              <w:color w:val="000000"/>
            </w:rPr>
            <w:delText>5.3</w:delText>
          </w:r>
          <w:r w:rsidDel="00DE721A">
            <w:rPr>
              <w:rFonts w:eastAsiaTheme="minorEastAsia" w:cstheme="minorBidi"/>
              <w:b w:val="0"/>
              <w:bCs w:val="0"/>
              <w:noProof/>
              <w:sz w:val="22"/>
              <w:szCs w:val="22"/>
              <w:lang w:val="en-AU" w:eastAsia="en-AU"/>
            </w:rPr>
            <w:tab/>
          </w:r>
          <w:r w:rsidRPr="0021345D" w:rsidDel="00DE721A">
            <w:rPr>
              <w:rFonts w:cstheme="majorHAnsi"/>
              <w:noProof/>
              <w:color w:val="000000"/>
            </w:rPr>
            <w:delText>The Dashboard</w:delText>
          </w:r>
          <w:r w:rsidDel="00DE721A">
            <w:rPr>
              <w:noProof/>
            </w:rPr>
            <w:tab/>
          </w:r>
        </w:del>
      </w:ins>
    </w:p>
    <w:p w14:paraId="6D5255DF" w14:textId="19A9FFA1" w:rsidR="005E5E84" w:rsidDel="00DE721A" w:rsidRDefault="005E5E84">
      <w:pPr>
        <w:pStyle w:val="TOC1"/>
        <w:tabs>
          <w:tab w:val="left" w:pos="440"/>
          <w:tab w:val="right" w:pos="9350"/>
        </w:tabs>
        <w:rPr>
          <w:ins w:id="536" w:author="Tristan Stark" w:date="2020-09-17T09:53:00Z"/>
          <w:del w:id="537" w:author="Tristan" w:date="2020-09-17T10:17:00Z"/>
          <w:rFonts w:asciiTheme="minorHAnsi" w:eastAsiaTheme="minorEastAsia" w:hAnsiTheme="minorHAnsi" w:cstheme="minorBidi"/>
          <w:b w:val="0"/>
          <w:bCs w:val="0"/>
          <w:caps w:val="0"/>
          <w:noProof/>
          <w:sz w:val="22"/>
          <w:szCs w:val="22"/>
          <w:lang w:val="en-AU" w:eastAsia="en-AU"/>
        </w:rPr>
      </w:pPr>
      <w:ins w:id="538" w:author="Tristan Stark" w:date="2020-09-17T09:53:00Z">
        <w:del w:id="539" w:author="Tristan" w:date="2020-09-17T10:17:00Z">
          <w:r w:rsidRPr="0021345D" w:rsidDel="00DE721A">
            <w:rPr>
              <w:rFonts w:cstheme="majorHAnsi"/>
              <w:noProof/>
              <w:color w:val="000000"/>
            </w:rPr>
            <w:delText>6</w:delText>
          </w:r>
          <w:r w:rsidDel="00DE721A">
            <w:rPr>
              <w:rFonts w:asciiTheme="minorHAnsi" w:eastAsiaTheme="minorEastAsia" w:hAnsiTheme="minorHAnsi" w:cstheme="minorBidi"/>
              <w:b w:val="0"/>
              <w:bCs w:val="0"/>
              <w:caps w:val="0"/>
              <w:noProof/>
              <w:sz w:val="22"/>
              <w:szCs w:val="22"/>
              <w:lang w:val="en-AU" w:eastAsia="en-AU"/>
            </w:rPr>
            <w:tab/>
          </w:r>
          <w:r w:rsidRPr="0021345D" w:rsidDel="00DE721A">
            <w:rPr>
              <w:rFonts w:cstheme="majorHAnsi"/>
              <w:noProof/>
              <w:color w:val="000000"/>
            </w:rPr>
            <w:delText>Pump Simulator Software</w:delText>
          </w:r>
          <w:r w:rsidDel="00DE721A">
            <w:rPr>
              <w:noProof/>
            </w:rPr>
            <w:tab/>
          </w:r>
        </w:del>
      </w:ins>
    </w:p>
    <w:p w14:paraId="0AB53E95" w14:textId="29C088E0" w:rsidR="005E5E84" w:rsidDel="00DE721A" w:rsidRDefault="005E5E84">
      <w:pPr>
        <w:pStyle w:val="TOC1"/>
        <w:tabs>
          <w:tab w:val="left" w:pos="440"/>
          <w:tab w:val="right" w:pos="9350"/>
        </w:tabs>
        <w:rPr>
          <w:ins w:id="540" w:author="Tristan Stark" w:date="2020-09-17T09:53:00Z"/>
          <w:del w:id="541" w:author="Tristan" w:date="2020-09-17T10:17:00Z"/>
          <w:rFonts w:asciiTheme="minorHAnsi" w:eastAsiaTheme="minorEastAsia" w:hAnsiTheme="minorHAnsi" w:cstheme="minorBidi"/>
          <w:b w:val="0"/>
          <w:bCs w:val="0"/>
          <w:caps w:val="0"/>
          <w:noProof/>
          <w:sz w:val="22"/>
          <w:szCs w:val="22"/>
          <w:lang w:val="en-AU" w:eastAsia="en-AU"/>
        </w:rPr>
      </w:pPr>
      <w:ins w:id="542" w:author="Tristan Stark" w:date="2020-09-17T09:53:00Z">
        <w:del w:id="543" w:author="Tristan" w:date="2020-09-17T10:17:00Z">
          <w:r w:rsidDel="00DE721A">
            <w:rPr>
              <w:noProof/>
            </w:rPr>
            <w:delText>7</w:delText>
          </w:r>
          <w:r w:rsidDel="00DE721A">
            <w:rPr>
              <w:rFonts w:asciiTheme="minorHAnsi" w:eastAsiaTheme="minorEastAsia" w:hAnsiTheme="minorHAnsi" w:cstheme="minorBidi"/>
              <w:b w:val="0"/>
              <w:bCs w:val="0"/>
              <w:caps w:val="0"/>
              <w:noProof/>
              <w:sz w:val="22"/>
              <w:szCs w:val="22"/>
              <w:lang w:val="en-AU" w:eastAsia="en-AU"/>
            </w:rPr>
            <w:tab/>
          </w:r>
          <w:r w:rsidDel="00DE721A">
            <w:rPr>
              <w:noProof/>
            </w:rPr>
            <w:delText>Troubleshooting</w:delText>
          </w:r>
          <w:r w:rsidDel="00DE721A">
            <w:rPr>
              <w:noProof/>
            </w:rPr>
            <w:tab/>
          </w:r>
        </w:del>
      </w:ins>
    </w:p>
    <w:p w14:paraId="662E8343" w14:textId="5A4FB47E" w:rsidR="005E5E84" w:rsidDel="00DE721A" w:rsidRDefault="005E5E84">
      <w:pPr>
        <w:pStyle w:val="TOC2"/>
        <w:tabs>
          <w:tab w:val="left" w:pos="660"/>
          <w:tab w:val="right" w:pos="9350"/>
        </w:tabs>
        <w:rPr>
          <w:ins w:id="544" w:author="Tristan Stark" w:date="2020-09-17T09:53:00Z"/>
          <w:del w:id="545" w:author="Tristan" w:date="2020-09-17T10:17:00Z"/>
          <w:rFonts w:eastAsiaTheme="minorEastAsia" w:cstheme="minorBidi"/>
          <w:b w:val="0"/>
          <w:bCs w:val="0"/>
          <w:noProof/>
          <w:sz w:val="22"/>
          <w:szCs w:val="22"/>
          <w:lang w:val="en-AU" w:eastAsia="en-AU"/>
        </w:rPr>
      </w:pPr>
      <w:ins w:id="546" w:author="Tristan Stark" w:date="2020-09-17T09:53:00Z">
        <w:del w:id="547" w:author="Tristan" w:date="2020-09-17T10:17:00Z">
          <w:r w:rsidDel="00DE721A">
            <w:rPr>
              <w:noProof/>
            </w:rPr>
            <w:delText>7.1</w:delText>
          </w:r>
          <w:r w:rsidDel="00DE721A">
            <w:rPr>
              <w:rFonts w:eastAsiaTheme="minorEastAsia" w:cstheme="minorBidi"/>
              <w:b w:val="0"/>
              <w:bCs w:val="0"/>
              <w:noProof/>
              <w:sz w:val="22"/>
              <w:szCs w:val="22"/>
              <w:lang w:val="en-AU" w:eastAsia="en-AU"/>
            </w:rPr>
            <w:tab/>
          </w:r>
          <w:r w:rsidDel="00DE721A">
            <w:rPr>
              <w:noProof/>
            </w:rPr>
            <w:delText>Device Alias</w:delText>
          </w:r>
          <w:r w:rsidDel="00DE721A">
            <w:rPr>
              <w:noProof/>
            </w:rPr>
            <w:tab/>
          </w:r>
        </w:del>
      </w:ins>
    </w:p>
    <w:p w14:paraId="216E96D4" w14:textId="3ECC2BAD" w:rsidR="005E5E84" w:rsidDel="00DE721A" w:rsidRDefault="005E5E84">
      <w:pPr>
        <w:pStyle w:val="TOC2"/>
        <w:tabs>
          <w:tab w:val="left" w:pos="660"/>
          <w:tab w:val="right" w:pos="9350"/>
        </w:tabs>
        <w:rPr>
          <w:ins w:id="548" w:author="Tristan Stark" w:date="2020-09-17T09:53:00Z"/>
          <w:del w:id="549" w:author="Tristan" w:date="2020-09-17T10:17:00Z"/>
          <w:rFonts w:eastAsiaTheme="minorEastAsia" w:cstheme="minorBidi"/>
          <w:b w:val="0"/>
          <w:bCs w:val="0"/>
          <w:noProof/>
          <w:sz w:val="22"/>
          <w:szCs w:val="22"/>
          <w:lang w:val="en-AU" w:eastAsia="en-AU"/>
        </w:rPr>
      </w:pPr>
      <w:ins w:id="550" w:author="Tristan Stark" w:date="2020-09-17T09:53:00Z">
        <w:del w:id="551" w:author="Tristan" w:date="2020-09-17T10:17:00Z">
          <w:r w:rsidDel="00DE721A">
            <w:rPr>
              <w:noProof/>
            </w:rPr>
            <w:delText>7.2</w:delText>
          </w:r>
          <w:r w:rsidDel="00DE721A">
            <w:rPr>
              <w:rFonts w:eastAsiaTheme="minorEastAsia" w:cstheme="minorBidi"/>
              <w:b w:val="0"/>
              <w:bCs w:val="0"/>
              <w:noProof/>
              <w:sz w:val="22"/>
              <w:szCs w:val="22"/>
              <w:lang w:val="en-AU" w:eastAsia="en-AU"/>
            </w:rPr>
            <w:tab/>
          </w:r>
          <w:r w:rsidDel="00DE721A">
            <w:rPr>
              <w:noProof/>
            </w:rPr>
            <w:delText>Shared Attributes</w:delText>
          </w:r>
          <w:r w:rsidDel="00DE721A">
            <w:rPr>
              <w:noProof/>
            </w:rPr>
            <w:tab/>
          </w:r>
        </w:del>
      </w:ins>
    </w:p>
    <w:p w14:paraId="2A9D15AA" w14:textId="39B466E3" w:rsidR="005E5E84" w:rsidDel="00DE721A" w:rsidRDefault="005E5E84">
      <w:pPr>
        <w:pStyle w:val="TOC2"/>
        <w:tabs>
          <w:tab w:val="left" w:pos="660"/>
          <w:tab w:val="right" w:pos="9350"/>
        </w:tabs>
        <w:rPr>
          <w:ins w:id="552" w:author="Tristan Stark" w:date="2020-09-17T09:53:00Z"/>
          <w:del w:id="553" w:author="Tristan" w:date="2020-09-17T10:17:00Z"/>
          <w:rFonts w:eastAsiaTheme="minorEastAsia" w:cstheme="minorBidi"/>
          <w:b w:val="0"/>
          <w:bCs w:val="0"/>
          <w:noProof/>
          <w:sz w:val="22"/>
          <w:szCs w:val="22"/>
          <w:lang w:val="en-AU" w:eastAsia="en-AU"/>
        </w:rPr>
      </w:pPr>
      <w:ins w:id="554" w:author="Tristan Stark" w:date="2020-09-17T09:53:00Z">
        <w:del w:id="555" w:author="Tristan" w:date="2020-09-17T10:17:00Z">
          <w:r w:rsidDel="00DE721A">
            <w:rPr>
              <w:noProof/>
            </w:rPr>
            <w:delText>7.3</w:delText>
          </w:r>
          <w:r w:rsidDel="00DE721A">
            <w:rPr>
              <w:rFonts w:eastAsiaTheme="minorEastAsia" w:cstheme="minorBidi"/>
              <w:b w:val="0"/>
              <w:bCs w:val="0"/>
              <w:noProof/>
              <w:sz w:val="22"/>
              <w:szCs w:val="22"/>
              <w:lang w:val="en-AU" w:eastAsia="en-AU"/>
            </w:rPr>
            <w:tab/>
          </w:r>
          <w:r w:rsidDel="00DE721A">
            <w:rPr>
              <w:noProof/>
            </w:rPr>
            <w:delText>‘Manages’ Relationship</w:delText>
          </w:r>
          <w:r w:rsidDel="00DE721A">
            <w:rPr>
              <w:noProof/>
            </w:rPr>
            <w:tab/>
          </w:r>
        </w:del>
      </w:ins>
    </w:p>
    <w:p w14:paraId="6754DBA5" w14:textId="58DBE08A" w:rsidR="005E5E84" w:rsidDel="00DE721A" w:rsidRDefault="005E5E84">
      <w:pPr>
        <w:pStyle w:val="TOC2"/>
        <w:tabs>
          <w:tab w:val="left" w:pos="660"/>
          <w:tab w:val="right" w:pos="9350"/>
        </w:tabs>
        <w:rPr>
          <w:ins w:id="556" w:author="Tristan Stark" w:date="2020-09-17T09:53:00Z"/>
          <w:del w:id="557" w:author="Tristan" w:date="2020-09-17T10:17:00Z"/>
          <w:rFonts w:eastAsiaTheme="minorEastAsia" w:cstheme="minorBidi"/>
          <w:b w:val="0"/>
          <w:bCs w:val="0"/>
          <w:noProof/>
          <w:sz w:val="22"/>
          <w:szCs w:val="22"/>
          <w:lang w:val="en-AU" w:eastAsia="en-AU"/>
        </w:rPr>
      </w:pPr>
      <w:ins w:id="558" w:author="Tristan Stark" w:date="2020-09-17T09:53:00Z">
        <w:del w:id="559" w:author="Tristan" w:date="2020-09-17T10:17:00Z">
          <w:r w:rsidDel="00DE721A">
            <w:rPr>
              <w:noProof/>
            </w:rPr>
            <w:delText>7.4</w:delText>
          </w:r>
          <w:r w:rsidDel="00DE721A">
            <w:rPr>
              <w:rFonts w:eastAsiaTheme="minorEastAsia" w:cstheme="minorBidi"/>
              <w:b w:val="0"/>
              <w:bCs w:val="0"/>
              <w:noProof/>
              <w:sz w:val="22"/>
              <w:szCs w:val="22"/>
              <w:lang w:val="en-AU" w:eastAsia="en-AU"/>
            </w:rPr>
            <w:tab/>
          </w:r>
          <w:r w:rsidDel="00DE721A">
            <w:rPr>
              <w:noProof/>
            </w:rPr>
            <w:delText>Things Network Configuration</w:delText>
          </w:r>
          <w:r w:rsidDel="00DE721A">
            <w:rPr>
              <w:noProof/>
            </w:rPr>
            <w:tab/>
          </w:r>
        </w:del>
      </w:ins>
    </w:p>
    <w:p w14:paraId="50E35252" w14:textId="3D7B2E52" w:rsidR="005E5E84" w:rsidDel="00DE721A" w:rsidRDefault="005E5E84">
      <w:pPr>
        <w:pStyle w:val="TOC1"/>
        <w:tabs>
          <w:tab w:val="left" w:pos="440"/>
          <w:tab w:val="right" w:pos="9350"/>
        </w:tabs>
        <w:rPr>
          <w:del w:id="560" w:author="Tristan" w:date="2020-09-17T10:17:00Z"/>
          <w:noProof/>
        </w:rPr>
      </w:pPr>
    </w:p>
    <w:p w14:paraId="31378F76" w14:textId="7CDB9DBD" w:rsidR="00A8515F" w:rsidDel="00DE721A" w:rsidRDefault="00A8515F">
      <w:pPr>
        <w:pStyle w:val="TOC1"/>
        <w:tabs>
          <w:tab w:val="left" w:pos="440"/>
          <w:tab w:val="right" w:pos="9350"/>
        </w:tabs>
        <w:rPr>
          <w:del w:id="561" w:author="Tristan" w:date="2020-09-17T10:17:00Z"/>
          <w:noProof/>
        </w:rPr>
      </w:pPr>
    </w:p>
    <w:p w14:paraId="1A2BA500" w14:textId="292AFD5E" w:rsidR="001D4F5A" w:rsidDel="00DE721A" w:rsidRDefault="001D4F5A">
      <w:pPr>
        <w:pStyle w:val="TOC1"/>
        <w:tabs>
          <w:tab w:val="left" w:pos="440"/>
          <w:tab w:val="right" w:pos="9350"/>
        </w:tabs>
        <w:rPr>
          <w:del w:id="562" w:author="Tristan" w:date="2020-09-17T10:17:00Z"/>
          <w:noProof/>
        </w:rPr>
      </w:pPr>
    </w:p>
    <w:p w14:paraId="369657F4" w14:textId="695D15FE" w:rsidR="00B14750" w:rsidDel="00DE721A" w:rsidRDefault="00B14750">
      <w:pPr>
        <w:pStyle w:val="TOC1"/>
        <w:tabs>
          <w:tab w:val="left" w:pos="440"/>
          <w:tab w:val="right" w:pos="9350"/>
        </w:tabs>
        <w:rPr>
          <w:del w:id="563" w:author="Tristan" w:date="2020-09-17T10:17:00Z"/>
          <w:noProof/>
        </w:rPr>
      </w:pPr>
    </w:p>
    <w:p w14:paraId="1BCD357B" w14:textId="3009E6CA" w:rsidR="005F08AF" w:rsidDel="00DE721A" w:rsidRDefault="005F08AF">
      <w:pPr>
        <w:pStyle w:val="TOC1"/>
        <w:tabs>
          <w:tab w:val="left" w:pos="440"/>
          <w:tab w:val="right" w:pos="9350"/>
        </w:tabs>
        <w:rPr>
          <w:del w:id="564" w:author="Tristan" w:date="2020-09-17T10:17:00Z"/>
          <w:noProof/>
        </w:rPr>
      </w:pPr>
    </w:p>
    <w:p w14:paraId="0129FBDC" w14:textId="5620764A" w:rsidR="00904D0B" w:rsidDel="00DE721A" w:rsidRDefault="00904D0B">
      <w:pPr>
        <w:pStyle w:val="TOC1"/>
        <w:tabs>
          <w:tab w:val="left" w:pos="440"/>
          <w:tab w:val="right" w:pos="9350"/>
        </w:tabs>
        <w:rPr>
          <w:del w:id="565" w:author="Tristan" w:date="2020-09-17T10:17:00Z"/>
          <w:noProof/>
        </w:rPr>
      </w:pPr>
    </w:p>
    <w:p w14:paraId="2E213610" w14:textId="00E1527E" w:rsidR="00261C32" w:rsidDel="00DE721A" w:rsidRDefault="00261C32">
      <w:pPr>
        <w:pStyle w:val="TOC1"/>
        <w:tabs>
          <w:tab w:val="left" w:pos="440"/>
          <w:tab w:val="right" w:pos="9350"/>
        </w:tabs>
        <w:rPr>
          <w:ins w:id="566" w:author="David Taylor" w:date="2020-09-16T10:00:00Z"/>
          <w:del w:id="567" w:author="Tristan" w:date="2020-09-17T10:17:00Z"/>
          <w:rFonts w:asciiTheme="minorHAnsi" w:eastAsiaTheme="minorEastAsia" w:hAnsiTheme="minorHAnsi" w:cstheme="minorBidi"/>
          <w:b w:val="0"/>
          <w:bCs w:val="0"/>
          <w:caps w:val="0"/>
          <w:noProof/>
          <w:sz w:val="22"/>
          <w:szCs w:val="22"/>
          <w:lang w:val="en-AU" w:eastAsia="en-AU"/>
        </w:rPr>
      </w:pPr>
      <w:ins w:id="568" w:author="David Taylor" w:date="2020-09-16T10:00:00Z">
        <w:del w:id="569" w:author="Tristan" w:date="2020-09-17T10:17:00Z">
          <w:r w:rsidDel="00DE721A">
            <w:rPr>
              <w:noProof/>
            </w:rPr>
            <w:delText>1</w:delText>
          </w:r>
          <w:r w:rsidDel="00DE721A">
            <w:rPr>
              <w:rFonts w:asciiTheme="minorHAnsi" w:eastAsiaTheme="minorEastAsia" w:hAnsiTheme="minorHAnsi" w:cstheme="minorBidi"/>
              <w:b w:val="0"/>
              <w:bCs w:val="0"/>
              <w:caps w:val="0"/>
              <w:noProof/>
              <w:sz w:val="22"/>
              <w:szCs w:val="22"/>
              <w:lang w:val="en-AU" w:eastAsia="en-AU"/>
            </w:rPr>
            <w:tab/>
          </w:r>
          <w:r w:rsidDel="00DE721A">
            <w:rPr>
              <w:noProof/>
            </w:rPr>
            <w:delText>PREFACE</w:delText>
          </w:r>
          <w:r w:rsidDel="00DE721A">
            <w:rPr>
              <w:noProof/>
            </w:rPr>
            <w:tab/>
            <w:delText>5</w:delText>
          </w:r>
        </w:del>
      </w:ins>
    </w:p>
    <w:p w14:paraId="4B23C812" w14:textId="686071BB" w:rsidR="00261C32" w:rsidDel="00DE721A" w:rsidRDefault="00261C32">
      <w:pPr>
        <w:pStyle w:val="TOC2"/>
        <w:tabs>
          <w:tab w:val="left" w:pos="660"/>
          <w:tab w:val="right" w:pos="9350"/>
        </w:tabs>
        <w:rPr>
          <w:ins w:id="570" w:author="David Taylor" w:date="2020-09-16T10:00:00Z"/>
          <w:del w:id="571" w:author="Tristan" w:date="2020-09-17T10:17:00Z"/>
          <w:rFonts w:eastAsiaTheme="minorEastAsia" w:cstheme="minorBidi"/>
          <w:b w:val="0"/>
          <w:bCs w:val="0"/>
          <w:noProof/>
          <w:sz w:val="22"/>
          <w:szCs w:val="22"/>
          <w:lang w:val="en-AU" w:eastAsia="en-AU"/>
        </w:rPr>
      </w:pPr>
      <w:ins w:id="572" w:author="David Taylor" w:date="2020-09-16T10:00:00Z">
        <w:del w:id="573" w:author="Tristan" w:date="2020-09-17T10:17:00Z">
          <w:r w:rsidDel="00DE721A">
            <w:rPr>
              <w:noProof/>
            </w:rPr>
            <w:delText>1.1</w:delText>
          </w:r>
          <w:r w:rsidDel="00DE721A">
            <w:rPr>
              <w:rFonts w:eastAsiaTheme="minorEastAsia" w:cstheme="minorBidi"/>
              <w:b w:val="0"/>
              <w:bCs w:val="0"/>
              <w:noProof/>
              <w:sz w:val="22"/>
              <w:szCs w:val="22"/>
              <w:lang w:val="en-AU" w:eastAsia="en-AU"/>
            </w:rPr>
            <w:tab/>
          </w:r>
          <w:r w:rsidDel="00DE721A">
            <w:rPr>
              <w:noProof/>
            </w:rPr>
            <w:delText>Description of the User/s</w:delText>
          </w:r>
          <w:r w:rsidDel="00DE721A">
            <w:rPr>
              <w:noProof/>
            </w:rPr>
            <w:tab/>
            <w:delText>5</w:delText>
          </w:r>
        </w:del>
      </w:ins>
    </w:p>
    <w:p w14:paraId="36BF4696" w14:textId="71AD38A2" w:rsidR="00261C32" w:rsidDel="00DE721A" w:rsidRDefault="00261C32">
      <w:pPr>
        <w:pStyle w:val="TOC2"/>
        <w:tabs>
          <w:tab w:val="left" w:pos="660"/>
          <w:tab w:val="right" w:pos="9350"/>
        </w:tabs>
        <w:rPr>
          <w:ins w:id="574" w:author="David Taylor" w:date="2020-09-16T10:00:00Z"/>
          <w:del w:id="575" w:author="Tristan" w:date="2020-09-17T10:17:00Z"/>
          <w:rFonts w:eastAsiaTheme="minorEastAsia" w:cstheme="minorBidi"/>
          <w:b w:val="0"/>
          <w:bCs w:val="0"/>
          <w:noProof/>
          <w:sz w:val="22"/>
          <w:szCs w:val="22"/>
          <w:lang w:val="en-AU" w:eastAsia="en-AU"/>
        </w:rPr>
      </w:pPr>
      <w:ins w:id="576" w:author="David Taylor" w:date="2020-09-16T10:00:00Z">
        <w:del w:id="577" w:author="Tristan" w:date="2020-09-17T10:17:00Z">
          <w:r w:rsidDel="00DE721A">
            <w:rPr>
              <w:noProof/>
            </w:rPr>
            <w:delText>1.2</w:delText>
          </w:r>
          <w:r w:rsidDel="00DE721A">
            <w:rPr>
              <w:rFonts w:eastAsiaTheme="minorEastAsia" w:cstheme="minorBidi"/>
              <w:b w:val="0"/>
              <w:bCs w:val="0"/>
              <w:noProof/>
              <w:sz w:val="22"/>
              <w:szCs w:val="22"/>
              <w:lang w:val="en-AU" w:eastAsia="en-AU"/>
            </w:rPr>
            <w:tab/>
          </w:r>
          <w:r w:rsidDel="00DE721A">
            <w:rPr>
              <w:noProof/>
            </w:rPr>
            <w:delText>Conventions Used in This Manual</w:delText>
          </w:r>
          <w:r w:rsidDel="00DE721A">
            <w:rPr>
              <w:noProof/>
            </w:rPr>
            <w:tab/>
            <w:delText>5</w:delText>
          </w:r>
        </w:del>
      </w:ins>
    </w:p>
    <w:p w14:paraId="6303BF7B" w14:textId="4F1D88D2" w:rsidR="00261C32" w:rsidDel="00DE721A" w:rsidRDefault="00261C32">
      <w:pPr>
        <w:pStyle w:val="TOC2"/>
        <w:tabs>
          <w:tab w:val="left" w:pos="660"/>
          <w:tab w:val="right" w:pos="9350"/>
        </w:tabs>
        <w:rPr>
          <w:ins w:id="578" w:author="David Taylor" w:date="2020-09-16T10:00:00Z"/>
          <w:del w:id="579" w:author="Tristan" w:date="2020-09-17T10:17:00Z"/>
          <w:rFonts w:eastAsiaTheme="minorEastAsia" w:cstheme="minorBidi"/>
          <w:b w:val="0"/>
          <w:bCs w:val="0"/>
          <w:noProof/>
          <w:sz w:val="22"/>
          <w:szCs w:val="22"/>
          <w:lang w:val="en-AU" w:eastAsia="en-AU"/>
        </w:rPr>
      </w:pPr>
      <w:ins w:id="580" w:author="David Taylor" w:date="2020-09-16T10:00:00Z">
        <w:del w:id="581" w:author="Tristan" w:date="2020-09-17T10:17:00Z">
          <w:r w:rsidDel="00DE721A">
            <w:rPr>
              <w:noProof/>
            </w:rPr>
            <w:delText>1.3</w:delText>
          </w:r>
          <w:r w:rsidDel="00DE721A">
            <w:rPr>
              <w:rFonts w:eastAsiaTheme="minorEastAsia" w:cstheme="minorBidi"/>
              <w:b w:val="0"/>
              <w:bCs w:val="0"/>
              <w:noProof/>
              <w:sz w:val="22"/>
              <w:szCs w:val="22"/>
              <w:lang w:val="en-AU" w:eastAsia="en-AU"/>
            </w:rPr>
            <w:tab/>
          </w:r>
          <w:r w:rsidDel="00DE721A">
            <w:rPr>
              <w:noProof/>
            </w:rPr>
            <w:delText>Obtaining Documentation and Information</w:delText>
          </w:r>
          <w:r w:rsidDel="00DE721A">
            <w:rPr>
              <w:noProof/>
            </w:rPr>
            <w:tab/>
            <w:delText>6</w:delText>
          </w:r>
        </w:del>
      </w:ins>
    </w:p>
    <w:p w14:paraId="21D5CD78" w14:textId="63AB1E59" w:rsidR="00261C32" w:rsidDel="00DE721A" w:rsidRDefault="00261C32">
      <w:pPr>
        <w:pStyle w:val="TOC3"/>
        <w:tabs>
          <w:tab w:val="left" w:pos="880"/>
          <w:tab w:val="right" w:pos="9350"/>
        </w:tabs>
        <w:rPr>
          <w:ins w:id="582" w:author="David Taylor" w:date="2020-09-16T10:00:00Z"/>
          <w:del w:id="583" w:author="Tristan" w:date="2020-09-17T10:17:00Z"/>
          <w:rFonts w:eastAsiaTheme="minorEastAsia" w:cstheme="minorBidi"/>
          <w:noProof/>
          <w:sz w:val="22"/>
          <w:szCs w:val="22"/>
          <w:lang w:val="en-AU" w:eastAsia="en-AU"/>
        </w:rPr>
      </w:pPr>
      <w:ins w:id="584" w:author="David Taylor" w:date="2020-09-16T10:00:00Z">
        <w:del w:id="585" w:author="Tristan" w:date="2020-09-17T10:17:00Z">
          <w:r w:rsidRPr="007F0C2B" w:rsidDel="00DE721A">
            <w:rPr>
              <w:noProof/>
            </w:rPr>
            <w:delText>1.3.1</w:delText>
          </w:r>
          <w:r w:rsidDel="00DE721A">
            <w:rPr>
              <w:rFonts w:eastAsiaTheme="minorEastAsia" w:cstheme="minorBidi"/>
              <w:noProof/>
              <w:sz w:val="22"/>
              <w:szCs w:val="22"/>
              <w:lang w:val="en-AU" w:eastAsia="en-AU"/>
            </w:rPr>
            <w:tab/>
          </w:r>
          <w:r w:rsidDel="00DE721A">
            <w:rPr>
              <w:noProof/>
            </w:rPr>
            <w:delText>Internet</w:delText>
          </w:r>
          <w:r w:rsidDel="00DE721A">
            <w:rPr>
              <w:noProof/>
            </w:rPr>
            <w:tab/>
            <w:delText>6</w:delText>
          </w:r>
        </w:del>
      </w:ins>
    </w:p>
    <w:p w14:paraId="22382AC5" w14:textId="1696FBA0" w:rsidR="00261C32" w:rsidDel="00DE721A" w:rsidRDefault="00261C32">
      <w:pPr>
        <w:pStyle w:val="TOC3"/>
        <w:tabs>
          <w:tab w:val="left" w:pos="880"/>
          <w:tab w:val="right" w:pos="9350"/>
        </w:tabs>
        <w:rPr>
          <w:ins w:id="586" w:author="David Taylor" w:date="2020-09-16T10:00:00Z"/>
          <w:del w:id="587" w:author="Tristan" w:date="2020-09-17T10:17:00Z"/>
          <w:rFonts w:eastAsiaTheme="minorEastAsia" w:cstheme="minorBidi"/>
          <w:noProof/>
          <w:sz w:val="22"/>
          <w:szCs w:val="22"/>
          <w:lang w:val="en-AU" w:eastAsia="en-AU"/>
        </w:rPr>
      </w:pPr>
      <w:ins w:id="588" w:author="David Taylor" w:date="2020-09-16T10:00:00Z">
        <w:del w:id="589" w:author="Tristan" w:date="2020-09-17T10:17:00Z">
          <w:r w:rsidRPr="007F0C2B" w:rsidDel="00DE721A">
            <w:rPr>
              <w:noProof/>
            </w:rPr>
            <w:delText>1.3.2</w:delText>
          </w:r>
          <w:r w:rsidDel="00DE721A">
            <w:rPr>
              <w:rFonts w:eastAsiaTheme="minorEastAsia" w:cstheme="minorBidi"/>
              <w:noProof/>
              <w:sz w:val="22"/>
              <w:szCs w:val="22"/>
              <w:lang w:val="en-AU" w:eastAsia="en-AU"/>
            </w:rPr>
            <w:tab/>
          </w:r>
          <w:r w:rsidDel="00DE721A">
            <w:rPr>
              <w:noProof/>
            </w:rPr>
            <w:delText>Documentation Feedback</w:delText>
          </w:r>
          <w:r w:rsidDel="00DE721A">
            <w:rPr>
              <w:noProof/>
            </w:rPr>
            <w:tab/>
            <w:delText>6</w:delText>
          </w:r>
        </w:del>
      </w:ins>
    </w:p>
    <w:p w14:paraId="5FCD878E" w14:textId="26C4AAA9" w:rsidR="00261C32" w:rsidDel="00DE721A" w:rsidRDefault="00261C32">
      <w:pPr>
        <w:pStyle w:val="TOC1"/>
        <w:tabs>
          <w:tab w:val="left" w:pos="440"/>
          <w:tab w:val="right" w:pos="9350"/>
        </w:tabs>
        <w:rPr>
          <w:ins w:id="590" w:author="David Taylor" w:date="2020-09-16T10:00:00Z"/>
          <w:del w:id="591" w:author="Tristan" w:date="2020-09-17T10:17:00Z"/>
          <w:rFonts w:asciiTheme="minorHAnsi" w:eastAsiaTheme="minorEastAsia" w:hAnsiTheme="minorHAnsi" w:cstheme="minorBidi"/>
          <w:b w:val="0"/>
          <w:bCs w:val="0"/>
          <w:caps w:val="0"/>
          <w:noProof/>
          <w:sz w:val="22"/>
          <w:szCs w:val="22"/>
          <w:lang w:val="en-AU" w:eastAsia="en-AU"/>
        </w:rPr>
      </w:pPr>
      <w:ins w:id="592" w:author="David Taylor" w:date="2020-09-16T10:00:00Z">
        <w:del w:id="593" w:author="Tristan" w:date="2020-09-17T10:17:00Z">
          <w:r w:rsidRPr="007F0C2B" w:rsidDel="00DE721A">
            <w:rPr>
              <w:rFonts w:cstheme="majorHAnsi"/>
              <w:noProof/>
              <w:color w:val="000000"/>
            </w:rPr>
            <w:delText>2</w:delText>
          </w:r>
          <w:r w:rsidDel="00DE721A">
            <w:rPr>
              <w:rFonts w:asciiTheme="minorHAnsi" w:eastAsiaTheme="minorEastAsia" w:hAnsiTheme="minorHAnsi" w:cstheme="minorBidi"/>
              <w:b w:val="0"/>
              <w:bCs w:val="0"/>
              <w:caps w:val="0"/>
              <w:noProof/>
              <w:sz w:val="22"/>
              <w:szCs w:val="22"/>
              <w:lang w:val="en-AU" w:eastAsia="en-AU"/>
            </w:rPr>
            <w:tab/>
          </w:r>
          <w:r w:rsidRPr="007F0C2B" w:rsidDel="00DE721A">
            <w:rPr>
              <w:rFonts w:cstheme="majorHAnsi"/>
              <w:noProof/>
              <w:color w:val="000000"/>
            </w:rPr>
            <w:delText>Description of the product</w:delText>
          </w:r>
          <w:r w:rsidDel="00DE721A">
            <w:rPr>
              <w:noProof/>
            </w:rPr>
            <w:tab/>
            <w:delText>7</w:delText>
          </w:r>
        </w:del>
      </w:ins>
    </w:p>
    <w:p w14:paraId="6AD63111" w14:textId="055DF68F" w:rsidR="00261C32" w:rsidDel="00DE721A" w:rsidRDefault="00261C32">
      <w:pPr>
        <w:pStyle w:val="TOC2"/>
        <w:tabs>
          <w:tab w:val="left" w:pos="660"/>
          <w:tab w:val="right" w:pos="9350"/>
        </w:tabs>
        <w:rPr>
          <w:ins w:id="594" w:author="David Taylor" w:date="2020-09-16T10:00:00Z"/>
          <w:del w:id="595" w:author="Tristan" w:date="2020-09-17T10:17:00Z"/>
          <w:rFonts w:eastAsiaTheme="minorEastAsia" w:cstheme="minorBidi"/>
          <w:b w:val="0"/>
          <w:bCs w:val="0"/>
          <w:noProof/>
          <w:sz w:val="22"/>
          <w:szCs w:val="22"/>
          <w:lang w:val="en-AU" w:eastAsia="en-AU"/>
        </w:rPr>
      </w:pPr>
      <w:ins w:id="596" w:author="David Taylor" w:date="2020-09-16T10:00:00Z">
        <w:del w:id="597" w:author="Tristan" w:date="2020-09-17T10:17:00Z">
          <w:r w:rsidDel="00DE721A">
            <w:rPr>
              <w:noProof/>
            </w:rPr>
            <w:delText>2.1</w:delText>
          </w:r>
          <w:r w:rsidDel="00DE721A">
            <w:rPr>
              <w:rFonts w:eastAsiaTheme="minorEastAsia" w:cstheme="minorBidi"/>
              <w:b w:val="0"/>
              <w:bCs w:val="0"/>
              <w:noProof/>
              <w:sz w:val="22"/>
              <w:szCs w:val="22"/>
              <w:lang w:val="en-AU" w:eastAsia="en-AU"/>
            </w:rPr>
            <w:tab/>
          </w:r>
          <w:r w:rsidDel="00DE721A">
            <w:rPr>
              <w:noProof/>
            </w:rPr>
            <w:delText>Purpose of the Product</w:delText>
          </w:r>
          <w:r w:rsidDel="00DE721A">
            <w:rPr>
              <w:noProof/>
            </w:rPr>
            <w:tab/>
            <w:delText>7</w:delText>
          </w:r>
        </w:del>
      </w:ins>
    </w:p>
    <w:p w14:paraId="36255B41" w14:textId="72DB6ADB" w:rsidR="00261C32" w:rsidDel="00DE721A" w:rsidRDefault="00261C32">
      <w:pPr>
        <w:pStyle w:val="TOC2"/>
        <w:tabs>
          <w:tab w:val="left" w:pos="660"/>
          <w:tab w:val="right" w:pos="9350"/>
        </w:tabs>
        <w:rPr>
          <w:ins w:id="598" w:author="David Taylor" w:date="2020-09-16T10:00:00Z"/>
          <w:del w:id="599" w:author="Tristan" w:date="2020-09-17T10:17:00Z"/>
          <w:rFonts w:eastAsiaTheme="minorEastAsia" w:cstheme="minorBidi"/>
          <w:b w:val="0"/>
          <w:bCs w:val="0"/>
          <w:noProof/>
          <w:sz w:val="22"/>
          <w:szCs w:val="22"/>
          <w:lang w:val="en-AU" w:eastAsia="en-AU"/>
        </w:rPr>
      </w:pPr>
      <w:ins w:id="600" w:author="David Taylor" w:date="2020-09-16T10:00:00Z">
        <w:del w:id="601" w:author="Tristan" w:date="2020-09-17T10:17:00Z">
          <w:r w:rsidDel="00DE721A">
            <w:rPr>
              <w:noProof/>
            </w:rPr>
            <w:delText>2.2</w:delText>
          </w:r>
          <w:r w:rsidDel="00DE721A">
            <w:rPr>
              <w:rFonts w:eastAsiaTheme="minorEastAsia" w:cstheme="minorBidi"/>
              <w:b w:val="0"/>
              <w:bCs w:val="0"/>
              <w:noProof/>
              <w:sz w:val="22"/>
              <w:szCs w:val="22"/>
              <w:lang w:val="en-AU" w:eastAsia="en-AU"/>
            </w:rPr>
            <w:tab/>
          </w:r>
          <w:r w:rsidDel="00DE721A">
            <w:rPr>
              <w:noProof/>
            </w:rPr>
            <w:delText>Process Overview</w:delText>
          </w:r>
          <w:r w:rsidDel="00DE721A">
            <w:rPr>
              <w:noProof/>
            </w:rPr>
            <w:tab/>
            <w:delText>7</w:delText>
          </w:r>
        </w:del>
      </w:ins>
    </w:p>
    <w:p w14:paraId="522A8CAD" w14:textId="56512A46" w:rsidR="00261C32" w:rsidDel="00DE721A" w:rsidRDefault="00261C32">
      <w:pPr>
        <w:pStyle w:val="TOC2"/>
        <w:tabs>
          <w:tab w:val="left" w:pos="660"/>
          <w:tab w:val="right" w:pos="9350"/>
        </w:tabs>
        <w:rPr>
          <w:ins w:id="602" w:author="David Taylor" w:date="2020-09-16T10:00:00Z"/>
          <w:del w:id="603" w:author="Tristan" w:date="2020-09-17T10:17:00Z"/>
          <w:rFonts w:eastAsiaTheme="minorEastAsia" w:cstheme="minorBidi"/>
          <w:b w:val="0"/>
          <w:bCs w:val="0"/>
          <w:noProof/>
          <w:sz w:val="22"/>
          <w:szCs w:val="22"/>
          <w:lang w:val="en-AU" w:eastAsia="en-AU"/>
        </w:rPr>
      </w:pPr>
      <w:ins w:id="604" w:author="David Taylor" w:date="2020-09-16T10:00:00Z">
        <w:del w:id="605" w:author="Tristan" w:date="2020-09-17T10:17:00Z">
          <w:r w:rsidRPr="007F0C2B" w:rsidDel="00DE721A">
            <w:rPr>
              <w:rFonts w:cstheme="majorHAnsi"/>
              <w:noProof/>
            </w:rPr>
            <w:delText>2.3</w:delText>
          </w:r>
          <w:r w:rsidDel="00DE721A">
            <w:rPr>
              <w:rFonts w:eastAsiaTheme="minorEastAsia" w:cstheme="minorBidi"/>
              <w:b w:val="0"/>
              <w:bCs w:val="0"/>
              <w:noProof/>
              <w:sz w:val="22"/>
              <w:szCs w:val="22"/>
              <w:lang w:val="en-AU" w:eastAsia="en-AU"/>
            </w:rPr>
            <w:tab/>
          </w:r>
          <w:r w:rsidDel="00DE721A">
            <w:rPr>
              <w:noProof/>
            </w:rPr>
            <w:delText>Product Compliance</w:delText>
          </w:r>
          <w:r w:rsidDel="00DE721A">
            <w:rPr>
              <w:noProof/>
            </w:rPr>
            <w:tab/>
            <w:delText>7</w:delText>
          </w:r>
        </w:del>
      </w:ins>
    </w:p>
    <w:p w14:paraId="4563AE4D" w14:textId="0F69C13C" w:rsidR="00261C32" w:rsidDel="00DE721A" w:rsidRDefault="00261C32">
      <w:pPr>
        <w:pStyle w:val="TOC2"/>
        <w:tabs>
          <w:tab w:val="left" w:pos="660"/>
          <w:tab w:val="right" w:pos="9350"/>
        </w:tabs>
        <w:rPr>
          <w:ins w:id="606" w:author="David Taylor" w:date="2020-09-16T10:00:00Z"/>
          <w:del w:id="607" w:author="Tristan" w:date="2020-09-17T10:17:00Z"/>
          <w:rFonts w:eastAsiaTheme="minorEastAsia" w:cstheme="minorBidi"/>
          <w:b w:val="0"/>
          <w:bCs w:val="0"/>
          <w:noProof/>
          <w:sz w:val="22"/>
          <w:szCs w:val="22"/>
          <w:lang w:val="en-AU" w:eastAsia="en-AU"/>
        </w:rPr>
      </w:pPr>
      <w:ins w:id="608" w:author="David Taylor" w:date="2020-09-16T10:00:00Z">
        <w:del w:id="609" w:author="Tristan" w:date="2020-09-17T10:17:00Z">
          <w:r w:rsidDel="00DE721A">
            <w:rPr>
              <w:noProof/>
            </w:rPr>
            <w:delText>2.4</w:delText>
          </w:r>
          <w:r w:rsidDel="00DE721A">
            <w:rPr>
              <w:rFonts w:eastAsiaTheme="minorEastAsia" w:cstheme="minorBidi"/>
              <w:b w:val="0"/>
              <w:bCs w:val="0"/>
              <w:noProof/>
              <w:sz w:val="22"/>
              <w:szCs w:val="22"/>
              <w:lang w:val="en-AU" w:eastAsia="en-AU"/>
            </w:rPr>
            <w:tab/>
          </w:r>
          <w:r w:rsidDel="00DE721A">
            <w:rPr>
              <w:noProof/>
            </w:rPr>
            <w:delText>Product elements</w:delText>
          </w:r>
          <w:r w:rsidDel="00DE721A">
            <w:rPr>
              <w:noProof/>
            </w:rPr>
            <w:tab/>
            <w:delText>8</w:delText>
          </w:r>
        </w:del>
      </w:ins>
    </w:p>
    <w:p w14:paraId="1C229791" w14:textId="46C02F20" w:rsidR="00261C32" w:rsidDel="00DE721A" w:rsidRDefault="00261C32">
      <w:pPr>
        <w:pStyle w:val="TOC3"/>
        <w:tabs>
          <w:tab w:val="left" w:pos="880"/>
          <w:tab w:val="right" w:pos="9350"/>
        </w:tabs>
        <w:rPr>
          <w:ins w:id="610" w:author="David Taylor" w:date="2020-09-16T10:00:00Z"/>
          <w:del w:id="611" w:author="Tristan" w:date="2020-09-17T10:17:00Z"/>
          <w:rFonts w:eastAsiaTheme="minorEastAsia" w:cstheme="minorBidi"/>
          <w:noProof/>
          <w:sz w:val="22"/>
          <w:szCs w:val="22"/>
          <w:lang w:val="en-AU" w:eastAsia="en-AU"/>
        </w:rPr>
      </w:pPr>
      <w:ins w:id="612" w:author="David Taylor" w:date="2020-09-16T10:00:00Z">
        <w:del w:id="613" w:author="Tristan" w:date="2020-09-17T10:17:00Z">
          <w:r w:rsidRPr="007F0C2B" w:rsidDel="00DE721A">
            <w:rPr>
              <w:noProof/>
            </w:rPr>
            <w:delText>2.4.1</w:delText>
          </w:r>
          <w:r w:rsidDel="00DE721A">
            <w:rPr>
              <w:rFonts w:eastAsiaTheme="minorEastAsia" w:cstheme="minorBidi"/>
              <w:noProof/>
              <w:sz w:val="22"/>
              <w:szCs w:val="22"/>
              <w:lang w:val="en-AU" w:eastAsia="en-AU"/>
            </w:rPr>
            <w:tab/>
          </w:r>
          <w:r w:rsidDel="00DE721A">
            <w:rPr>
              <w:noProof/>
            </w:rPr>
            <w:delText>ThingsBoard Dashboard</w:delText>
          </w:r>
          <w:r w:rsidDel="00DE721A">
            <w:rPr>
              <w:noProof/>
            </w:rPr>
            <w:tab/>
            <w:delText>8</w:delText>
          </w:r>
        </w:del>
      </w:ins>
    </w:p>
    <w:p w14:paraId="761D561C" w14:textId="60B96486" w:rsidR="00261C32" w:rsidDel="00DE721A" w:rsidRDefault="00261C32">
      <w:pPr>
        <w:pStyle w:val="TOC3"/>
        <w:tabs>
          <w:tab w:val="left" w:pos="880"/>
          <w:tab w:val="right" w:pos="9350"/>
        </w:tabs>
        <w:rPr>
          <w:ins w:id="614" w:author="David Taylor" w:date="2020-09-16T10:00:00Z"/>
          <w:del w:id="615" w:author="Tristan" w:date="2020-09-17T10:17:00Z"/>
          <w:rFonts w:eastAsiaTheme="minorEastAsia" w:cstheme="minorBidi"/>
          <w:noProof/>
          <w:sz w:val="22"/>
          <w:szCs w:val="22"/>
          <w:lang w:val="en-AU" w:eastAsia="en-AU"/>
        </w:rPr>
      </w:pPr>
      <w:ins w:id="616" w:author="David Taylor" w:date="2020-09-16T10:00:00Z">
        <w:del w:id="617" w:author="Tristan" w:date="2020-09-17T10:17:00Z">
          <w:r w:rsidRPr="007F0C2B" w:rsidDel="00DE721A">
            <w:rPr>
              <w:noProof/>
            </w:rPr>
            <w:delText>2.4.2</w:delText>
          </w:r>
          <w:r w:rsidDel="00DE721A">
            <w:rPr>
              <w:rFonts w:eastAsiaTheme="minorEastAsia" w:cstheme="minorBidi"/>
              <w:noProof/>
              <w:sz w:val="22"/>
              <w:szCs w:val="22"/>
              <w:lang w:val="en-AU" w:eastAsia="en-AU"/>
            </w:rPr>
            <w:tab/>
          </w:r>
          <w:r w:rsidDel="00DE721A">
            <w:rPr>
              <w:noProof/>
            </w:rPr>
            <w:delText>Pump Controller</w:delText>
          </w:r>
          <w:r w:rsidDel="00DE721A">
            <w:rPr>
              <w:noProof/>
            </w:rPr>
            <w:tab/>
            <w:delText>8</w:delText>
          </w:r>
        </w:del>
      </w:ins>
    </w:p>
    <w:p w14:paraId="5E7D7877" w14:textId="21FCEBEC" w:rsidR="00261C32" w:rsidDel="00DE721A" w:rsidRDefault="00261C32">
      <w:pPr>
        <w:pStyle w:val="TOC2"/>
        <w:tabs>
          <w:tab w:val="left" w:pos="660"/>
          <w:tab w:val="right" w:pos="9350"/>
        </w:tabs>
        <w:rPr>
          <w:ins w:id="618" w:author="David Taylor" w:date="2020-09-16T10:00:00Z"/>
          <w:del w:id="619" w:author="Tristan" w:date="2020-09-17T10:17:00Z"/>
          <w:rFonts w:eastAsiaTheme="minorEastAsia" w:cstheme="minorBidi"/>
          <w:b w:val="0"/>
          <w:bCs w:val="0"/>
          <w:noProof/>
          <w:sz w:val="22"/>
          <w:szCs w:val="22"/>
          <w:lang w:val="en-AU" w:eastAsia="en-AU"/>
        </w:rPr>
      </w:pPr>
      <w:ins w:id="620" w:author="David Taylor" w:date="2020-09-16T10:00:00Z">
        <w:del w:id="621" w:author="Tristan" w:date="2020-09-17T10:17:00Z">
          <w:r w:rsidDel="00DE721A">
            <w:rPr>
              <w:noProof/>
            </w:rPr>
            <w:delText>2.5</w:delText>
          </w:r>
          <w:r w:rsidDel="00DE721A">
            <w:rPr>
              <w:rFonts w:eastAsiaTheme="minorEastAsia" w:cstheme="minorBidi"/>
              <w:b w:val="0"/>
              <w:bCs w:val="0"/>
              <w:noProof/>
              <w:sz w:val="22"/>
              <w:szCs w:val="22"/>
              <w:lang w:val="en-AU" w:eastAsia="en-AU"/>
            </w:rPr>
            <w:tab/>
          </w:r>
          <w:r w:rsidDel="00DE721A">
            <w:rPr>
              <w:noProof/>
            </w:rPr>
            <w:delText>Understanding the user interface</w:delText>
          </w:r>
          <w:r w:rsidDel="00DE721A">
            <w:rPr>
              <w:noProof/>
            </w:rPr>
            <w:tab/>
            <w:delText>8</w:delText>
          </w:r>
        </w:del>
      </w:ins>
    </w:p>
    <w:p w14:paraId="0E8356A8" w14:textId="0DC12B3B" w:rsidR="00261C32" w:rsidDel="00DE721A" w:rsidRDefault="00261C32">
      <w:pPr>
        <w:pStyle w:val="TOC2"/>
        <w:tabs>
          <w:tab w:val="left" w:pos="660"/>
          <w:tab w:val="right" w:pos="9350"/>
        </w:tabs>
        <w:rPr>
          <w:ins w:id="622" w:author="David Taylor" w:date="2020-09-16T10:00:00Z"/>
          <w:del w:id="623" w:author="Tristan" w:date="2020-09-17T10:17:00Z"/>
          <w:rFonts w:eastAsiaTheme="minorEastAsia" w:cstheme="minorBidi"/>
          <w:b w:val="0"/>
          <w:bCs w:val="0"/>
          <w:noProof/>
          <w:sz w:val="22"/>
          <w:szCs w:val="22"/>
          <w:lang w:val="en-AU" w:eastAsia="en-AU"/>
        </w:rPr>
      </w:pPr>
      <w:ins w:id="624" w:author="David Taylor" w:date="2020-09-16T10:00:00Z">
        <w:del w:id="625" w:author="Tristan" w:date="2020-09-17T10:17:00Z">
          <w:r w:rsidDel="00DE721A">
            <w:rPr>
              <w:noProof/>
            </w:rPr>
            <w:delText>2.6</w:delText>
          </w:r>
          <w:r w:rsidDel="00DE721A">
            <w:rPr>
              <w:rFonts w:eastAsiaTheme="minorEastAsia" w:cstheme="minorBidi"/>
              <w:b w:val="0"/>
              <w:bCs w:val="0"/>
              <w:noProof/>
              <w:sz w:val="22"/>
              <w:szCs w:val="22"/>
              <w:lang w:val="en-AU" w:eastAsia="en-AU"/>
            </w:rPr>
            <w:tab/>
          </w:r>
          <w:r w:rsidDel="00DE721A">
            <w:rPr>
              <w:noProof/>
            </w:rPr>
            <w:delText>Operating Panels</w:delText>
          </w:r>
          <w:r w:rsidDel="00DE721A">
            <w:rPr>
              <w:noProof/>
            </w:rPr>
            <w:tab/>
            <w:delText>10</w:delText>
          </w:r>
        </w:del>
      </w:ins>
    </w:p>
    <w:p w14:paraId="5FA0344F" w14:textId="650D38AA" w:rsidR="00261C32" w:rsidDel="00DE721A" w:rsidRDefault="00261C32">
      <w:pPr>
        <w:pStyle w:val="TOC3"/>
        <w:tabs>
          <w:tab w:val="left" w:pos="880"/>
          <w:tab w:val="right" w:pos="9350"/>
        </w:tabs>
        <w:rPr>
          <w:ins w:id="626" w:author="David Taylor" w:date="2020-09-16T10:00:00Z"/>
          <w:del w:id="627" w:author="Tristan" w:date="2020-09-17T10:17:00Z"/>
          <w:rFonts w:eastAsiaTheme="minorEastAsia" w:cstheme="minorBidi"/>
          <w:noProof/>
          <w:sz w:val="22"/>
          <w:szCs w:val="22"/>
          <w:lang w:val="en-AU" w:eastAsia="en-AU"/>
        </w:rPr>
      </w:pPr>
      <w:ins w:id="628" w:author="David Taylor" w:date="2020-09-16T10:00:00Z">
        <w:del w:id="629" w:author="Tristan" w:date="2020-09-17T10:17:00Z">
          <w:r w:rsidRPr="007F0C2B" w:rsidDel="00DE721A">
            <w:rPr>
              <w:noProof/>
            </w:rPr>
            <w:delText>2.6.1</w:delText>
          </w:r>
          <w:r w:rsidDel="00DE721A">
            <w:rPr>
              <w:rFonts w:eastAsiaTheme="minorEastAsia" w:cstheme="minorBidi"/>
              <w:noProof/>
              <w:sz w:val="22"/>
              <w:szCs w:val="22"/>
              <w:lang w:val="en-AU" w:eastAsia="en-AU"/>
            </w:rPr>
            <w:tab/>
          </w:r>
          <w:r w:rsidDel="00DE721A">
            <w:rPr>
              <w:noProof/>
            </w:rPr>
            <w:delText>Manual Pump Control Panel</w:delText>
          </w:r>
          <w:r w:rsidDel="00DE721A">
            <w:rPr>
              <w:noProof/>
            </w:rPr>
            <w:tab/>
            <w:delText>10</w:delText>
          </w:r>
        </w:del>
      </w:ins>
    </w:p>
    <w:p w14:paraId="2003AD44" w14:textId="2354A82C" w:rsidR="00261C32" w:rsidDel="00DE721A" w:rsidRDefault="00261C32">
      <w:pPr>
        <w:pStyle w:val="TOC3"/>
        <w:tabs>
          <w:tab w:val="left" w:pos="880"/>
          <w:tab w:val="right" w:pos="9350"/>
        </w:tabs>
        <w:rPr>
          <w:ins w:id="630" w:author="David Taylor" w:date="2020-09-16T10:00:00Z"/>
          <w:del w:id="631" w:author="Tristan" w:date="2020-09-17T10:17:00Z"/>
          <w:rFonts w:eastAsiaTheme="minorEastAsia" w:cstheme="minorBidi"/>
          <w:noProof/>
          <w:sz w:val="22"/>
          <w:szCs w:val="22"/>
          <w:lang w:val="en-AU" w:eastAsia="en-AU"/>
        </w:rPr>
      </w:pPr>
      <w:ins w:id="632" w:author="David Taylor" w:date="2020-09-16T10:00:00Z">
        <w:del w:id="633" w:author="Tristan" w:date="2020-09-17T10:17:00Z">
          <w:r w:rsidRPr="007F0C2B" w:rsidDel="00DE721A">
            <w:rPr>
              <w:noProof/>
            </w:rPr>
            <w:delText>2.6.2</w:delText>
          </w:r>
          <w:r w:rsidDel="00DE721A">
            <w:rPr>
              <w:rFonts w:eastAsiaTheme="minorEastAsia" w:cstheme="minorBidi"/>
              <w:noProof/>
              <w:sz w:val="22"/>
              <w:szCs w:val="22"/>
              <w:lang w:val="en-AU" w:eastAsia="en-AU"/>
            </w:rPr>
            <w:tab/>
          </w:r>
          <w:r w:rsidDel="00DE721A">
            <w:rPr>
              <w:noProof/>
            </w:rPr>
            <w:delText>Automatic Pump Control</w:delText>
          </w:r>
          <w:r w:rsidDel="00DE721A">
            <w:rPr>
              <w:noProof/>
            </w:rPr>
            <w:tab/>
            <w:delText>11</w:delText>
          </w:r>
        </w:del>
      </w:ins>
    </w:p>
    <w:p w14:paraId="481AD920" w14:textId="06533D28" w:rsidR="00261C32" w:rsidDel="00DE721A" w:rsidRDefault="00261C32">
      <w:pPr>
        <w:pStyle w:val="TOC3"/>
        <w:tabs>
          <w:tab w:val="left" w:pos="880"/>
          <w:tab w:val="right" w:pos="9350"/>
        </w:tabs>
        <w:rPr>
          <w:ins w:id="634" w:author="David Taylor" w:date="2020-09-16T10:00:00Z"/>
          <w:del w:id="635" w:author="Tristan" w:date="2020-09-17T10:17:00Z"/>
          <w:rFonts w:eastAsiaTheme="minorEastAsia" w:cstheme="minorBidi"/>
          <w:noProof/>
          <w:sz w:val="22"/>
          <w:szCs w:val="22"/>
          <w:lang w:val="en-AU" w:eastAsia="en-AU"/>
        </w:rPr>
      </w:pPr>
      <w:ins w:id="636" w:author="David Taylor" w:date="2020-09-16T10:00:00Z">
        <w:del w:id="637" w:author="Tristan" w:date="2020-09-17T10:17:00Z">
          <w:r w:rsidRPr="007F0C2B" w:rsidDel="00DE721A">
            <w:rPr>
              <w:noProof/>
            </w:rPr>
            <w:delText>2.6.3</w:delText>
          </w:r>
          <w:r w:rsidDel="00DE721A">
            <w:rPr>
              <w:rFonts w:eastAsiaTheme="minorEastAsia" w:cstheme="minorBidi"/>
              <w:noProof/>
              <w:sz w:val="22"/>
              <w:szCs w:val="22"/>
              <w:lang w:val="en-AU" w:eastAsia="en-AU"/>
            </w:rPr>
            <w:tab/>
          </w:r>
          <w:r w:rsidDel="00DE721A">
            <w:rPr>
              <w:noProof/>
            </w:rPr>
            <w:delText>Alarm Panel</w:delText>
          </w:r>
          <w:r w:rsidDel="00DE721A">
            <w:rPr>
              <w:noProof/>
            </w:rPr>
            <w:tab/>
            <w:delText>12</w:delText>
          </w:r>
        </w:del>
      </w:ins>
    </w:p>
    <w:p w14:paraId="49088F25" w14:textId="5A60098A" w:rsidR="00261C32" w:rsidDel="00DE721A" w:rsidRDefault="00261C32">
      <w:pPr>
        <w:pStyle w:val="TOC3"/>
        <w:tabs>
          <w:tab w:val="left" w:pos="880"/>
          <w:tab w:val="right" w:pos="9350"/>
        </w:tabs>
        <w:rPr>
          <w:ins w:id="638" w:author="David Taylor" w:date="2020-09-16T10:00:00Z"/>
          <w:del w:id="639" w:author="Tristan" w:date="2020-09-17T10:17:00Z"/>
          <w:rFonts w:eastAsiaTheme="minorEastAsia" w:cstheme="minorBidi"/>
          <w:noProof/>
          <w:sz w:val="22"/>
          <w:szCs w:val="22"/>
          <w:lang w:val="en-AU" w:eastAsia="en-AU"/>
        </w:rPr>
      </w:pPr>
      <w:ins w:id="640" w:author="David Taylor" w:date="2020-09-16T10:00:00Z">
        <w:del w:id="641" w:author="Tristan" w:date="2020-09-17T10:17:00Z">
          <w:r w:rsidRPr="007F0C2B" w:rsidDel="00DE721A">
            <w:rPr>
              <w:noProof/>
            </w:rPr>
            <w:delText>2.6.4</w:delText>
          </w:r>
          <w:r w:rsidDel="00DE721A">
            <w:rPr>
              <w:rFonts w:eastAsiaTheme="minorEastAsia" w:cstheme="minorBidi"/>
              <w:noProof/>
              <w:sz w:val="22"/>
              <w:szCs w:val="22"/>
              <w:lang w:val="en-AU" w:eastAsia="en-AU"/>
            </w:rPr>
            <w:tab/>
          </w:r>
          <w:r w:rsidDel="00DE721A">
            <w:rPr>
              <w:noProof/>
            </w:rPr>
            <w:delText>Depth Indicator</w:delText>
          </w:r>
          <w:r w:rsidDel="00DE721A">
            <w:rPr>
              <w:noProof/>
            </w:rPr>
            <w:tab/>
            <w:delText>13</w:delText>
          </w:r>
        </w:del>
      </w:ins>
    </w:p>
    <w:p w14:paraId="68685535" w14:textId="786542C7" w:rsidR="00261C32" w:rsidDel="00DE721A" w:rsidRDefault="00261C32">
      <w:pPr>
        <w:pStyle w:val="TOC3"/>
        <w:tabs>
          <w:tab w:val="left" w:pos="880"/>
          <w:tab w:val="right" w:pos="9350"/>
        </w:tabs>
        <w:rPr>
          <w:ins w:id="642" w:author="David Taylor" w:date="2020-09-16T10:00:00Z"/>
          <w:del w:id="643" w:author="Tristan" w:date="2020-09-17T10:17:00Z"/>
          <w:rFonts w:eastAsiaTheme="minorEastAsia" w:cstheme="minorBidi"/>
          <w:noProof/>
          <w:sz w:val="22"/>
          <w:szCs w:val="22"/>
          <w:lang w:val="en-AU" w:eastAsia="en-AU"/>
        </w:rPr>
      </w:pPr>
      <w:ins w:id="644" w:author="David Taylor" w:date="2020-09-16T10:00:00Z">
        <w:del w:id="645" w:author="Tristan" w:date="2020-09-17T10:17:00Z">
          <w:r w:rsidRPr="007F0C2B" w:rsidDel="00DE721A">
            <w:rPr>
              <w:noProof/>
            </w:rPr>
            <w:delText>2.6.5</w:delText>
          </w:r>
          <w:r w:rsidDel="00DE721A">
            <w:rPr>
              <w:rFonts w:eastAsiaTheme="minorEastAsia" w:cstheme="minorBidi"/>
              <w:noProof/>
              <w:sz w:val="22"/>
              <w:szCs w:val="22"/>
              <w:lang w:val="en-AU" w:eastAsia="en-AU"/>
            </w:rPr>
            <w:tab/>
          </w:r>
          <w:r w:rsidDel="00DE721A">
            <w:rPr>
              <w:noProof/>
            </w:rPr>
            <w:delText>Pump Controller Event Log</w:delText>
          </w:r>
          <w:r w:rsidDel="00DE721A">
            <w:rPr>
              <w:noProof/>
            </w:rPr>
            <w:tab/>
            <w:delText>13</w:delText>
          </w:r>
        </w:del>
      </w:ins>
    </w:p>
    <w:p w14:paraId="0599B922" w14:textId="406EF594" w:rsidR="00261C32" w:rsidDel="00DE721A" w:rsidRDefault="00261C32">
      <w:pPr>
        <w:pStyle w:val="TOC3"/>
        <w:tabs>
          <w:tab w:val="left" w:pos="880"/>
          <w:tab w:val="right" w:pos="9350"/>
        </w:tabs>
        <w:rPr>
          <w:ins w:id="646" w:author="David Taylor" w:date="2020-09-16T10:00:00Z"/>
          <w:del w:id="647" w:author="Tristan" w:date="2020-09-17T10:17:00Z"/>
          <w:rFonts w:eastAsiaTheme="minorEastAsia" w:cstheme="minorBidi"/>
          <w:noProof/>
          <w:sz w:val="22"/>
          <w:szCs w:val="22"/>
          <w:lang w:val="en-AU" w:eastAsia="en-AU"/>
        </w:rPr>
      </w:pPr>
      <w:ins w:id="648" w:author="David Taylor" w:date="2020-09-16T10:00:00Z">
        <w:del w:id="649" w:author="Tristan" w:date="2020-09-17T10:17:00Z">
          <w:r w:rsidRPr="007F0C2B" w:rsidDel="00DE721A">
            <w:rPr>
              <w:noProof/>
            </w:rPr>
            <w:delText>2.6.6</w:delText>
          </w:r>
          <w:r w:rsidDel="00DE721A">
            <w:rPr>
              <w:rFonts w:eastAsiaTheme="minorEastAsia" w:cstheme="minorBidi"/>
              <w:noProof/>
              <w:sz w:val="22"/>
              <w:szCs w:val="22"/>
              <w:lang w:val="en-AU" w:eastAsia="en-AU"/>
            </w:rPr>
            <w:tab/>
          </w:r>
          <w:r w:rsidDel="00DE721A">
            <w:rPr>
              <w:noProof/>
            </w:rPr>
            <w:delText>Pump Controller Alarm Log</w:delText>
          </w:r>
          <w:r w:rsidDel="00DE721A">
            <w:rPr>
              <w:noProof/>
            </w:rPr>
            <w:tab/>
            <w:delText>14</w:delText>
          </w:r>
        </w:del>
      </w:ins>
    </w:p>
    <w:p w14:paraId="75600FE3" w14:textId="39C89218" w:rsidR="00261C32" w:rsidDel="00DE721A" w:rsidRDefault="00261C32">
      <w:pPr>
        <w:pStyle w:val="TOC1"/>
        <w:tabs>
          <w:tab w:val="left" w:pos="440"/>
          <w:tab w:val="right" w:pos="9350"/>
        </w:tabs>
        <w:rPr>
          <w:ins w:id="650" w:author="David Taylor" w:date="2020-09-16T10:00:00Z"/>
          <w:del w:id="651" w:author="Tristan" w:date="2020-09-17T10:17:00Z"/>
          <w:rFonts w:asciiTheme="minorHAnsi" w:eastAsiaTheme="minorEastAsia" w:hAnsiTheme="minorHAnsi" w:cstheme="minorBidi"/>
          <w:b w:val="0"/>
          <w:bCs w:val="0"/>
          <w:caps w:val="0"/>
          <w:noProof/>
          <w:sz w:val="22"/>
          <w:szCs w:val="22"/>
          <w:lang w:val="en-AU" w:eastAsia="en-AU"/>
        </w:rPr>
      </w:pPr>
      <w:ins w:id="652" w:author="David Taylor" w:date="2020-09-16T10:00:00Z">
        <w:del w:id="653" w:author="Tristan" w:date="2020-09-17T10:17:00Z">
          <w:r w:rsidRPr="007F0C2B" w:rsidDel="00DE721A">
            <w:rPr>
              <w:rFonts w:cstheme="majorHAnsi"/>
              <w:noProof/>
              <w:color w:val="000000"/>
            </w:rPr>
            <w:delText>3</w:delText>
          </w:r>
          <w:r w:rsidDel="00DE721A">
            <w:rPr>
              <w:rFonts w:asciiTheme="minorHAnsi" w:eastAsiaTheme="minorEastAsia" w:hAnsiTheme="minorHAnsi" w:cstheme="minorBidi"/>
              <w:b w:val="0"/>
              <w:bCs w:val="0"/>
              <w:caps w:val="0"/>
              <w:noProof/>
              <w:sz w:val="22"/>
              <w:szCs w:val="22"/>
              <w:lang w:val="en-AU" w:eastAsia="en-AU"/>
            </w:rPr>
            <w:tab/>
          </w:r>
          <w:r w:rsidRPr="007F0C2B" w:rsidDel="00DE721A">
            <w:rPr>
              <w:rFonts w:cstheme="majorHAnsi"/>
              <w:noProof/>
              <w:color w:val="000000"/>
            </w:rPr>
            <w:delText>Safety Instructions</w:delText>
          </w:r>
          <w:r w:rsidDel="00DE721A">
            <w:rPr>
              <w:noProof/>
            </w:rPr>
            <w:tab/>
            <w:delText>15</w:delText>
          </w:r>
        </w:del>
      </w:ins>
    </w:p>
    <w:p w14:paraId="014E5CB2" w14:textId="6AD74FA0" w:rsidR="00261C32" w:rsidDel="00DE721A" w:rsidRDefault="00261C32">
      <w:pPr>
        <w:pStyle w:val="TOC2"/>
        <w:tabs>
          <w:tab w:val="left" w:pos="660"/>
          <w:tab w:val="right" w:pos="9350"/>
        </w:tabs>
        <w:rPr>
          <w:ins w:id="654" w:author="David Taylor" w:date="2020-09-16T10:00:00Z"/>
          <w:del w:id="655" w:author="Tristan" w:date="2020-09-17T10:17:00Z"/>
          <w:rFonts w:eastAsiaTheme="minorEastAsia" w:cstheme="minorBidi"/>
          <w:b w:val="0"/>
          <w:bCs w:val="0"/>
          <w:noProof/>
          <w:sz w:val="22"/>
          <w:szCs w:val="22"/>
          <w:lang w:val="en-AU" w:eastAsia="en-AU"/>
        </w:rPr>
      </w:pPr>
      <w:ins w:id="656" w:author="David Taylor" w:date="2020-09-16T10:00:00Z">
        <w:del w:id="657" w:author="Tristan" w:date="2020-09-17T10:17:00Z">
          <w:r w:rsidDel="00DE721A">
            <w:rPr>
              <w:noProof/>
            </w:rPr>
            <w:delText>3.1</w:delText>
          </w:r>
          <w:r w:rsidDel="00DE721A">
            <w:rPr>
              <w:rFonts w:eastAsiaTheme="minorEastAsia" w:cstheme="minorBidi"/>
              <w:b w:val="0"/>
              <w:bCs w:val="0"/>
              <w:noProof/>
              <w:sz w:val="22"/>
              <w:szCs w:val="22"/>
              <w:lang w:val="en-AU" w:eastAsia="en-AU"/>
            </w:rPr>
            <w:tab/>
          </w:r>
          <w:r w:rsidDel="00DE721A">
            <w:rPr>
              <w:noProof/>
            </w:rPr>
            <w:delText>How to Use the Product Safely</w:delText>
          </w:r>
          <w:r w:rsidDel="00DE721A">
            <w:rPr>
              <w:noProof/>
            </w:rPr>
            <w:tab/>
            <w:delText>15</w:delText>
          </w:r>
        </w:del>
      </w:ins>
    </w:p>
    <w:p w14:paraId="3646DB6D" w14:textId="7EF35BC0" w:rsidR="00261C32" w:rsidDel="00DE721A" w:rsidRDefault="00261C32">
      <w:pPr>
        <w:pStyle w:val="TOC1"/>
        <w:tabs>
          <w:tab w:val="left" w:pos="440"/>
          <w:tab w:val="right" w:pos="9350"/>
        </w:tabs>
        <w:rPr>
          <w:ins w:id="658" w:author="David Taylor" w:date="2020-09-16T10:00:00Z"/>
          <w:del w:id="659" w:author="Tristan" w:date="2020-09-17T10:17:00Z"/>
          <w:rFonts w:asciiTheme="minorHAnsi" w:eastAsiaTheme="minorEastAsia" w:hAnsiTheme="minorHAnsi" w:cstheme="minorBidi"/>
          <w:b w:val="0"/>
          <w:bCs w:val="0"/>
          <w:caps w:val="0"/>
          <w:noProof/>
          <w:sz w:val="22"/>
          <w:szCs w:val="22"/>
          <w:lang w:val="en-AU" w:eastAsia="en-AU"/>
        </w:rPr>
      </w:pPr>
      <w:ins w:id="660" w:author="David Taylor" w:date="2020-09-16T10:00:00Z">
        <w:del w:id="661" w:author="Tristan" w:date="2020-09-17T10:17:00Z">
          <w:r w:rsidRPr="007F0C2B" w:rsidDel="00DE721A">
            <w:rPr>
              <w:rFonts w:cstheme="majorHAnsi"/>
              <w:noProof/>
              <w:color w:val="000000"/>
            </w:rPr>
            <w:delText>4</w:delText>
          </w:r>
          <w:r w:rsidDel="00DE721A">
            <w:rPr>
              <w:rFonts w:asciiTheme="minorHAnsi" w:eastAsiaTheme="minorEastAsia" w:hAnsiTheme="minorHAnsi" w:cstheme="minorBidi"/>
              <w:b w:val="0"/>
              <w:bCs w:val="0"/>
              <w:caps w:val="0"/>
              <w:noProof/>
              <w:sz w:val="22"/>
              <w:szCs w:val="22"/>
              <w:lang w:val="en-AU" w:eastAsia="en-AU"/>
            </w:rPr>
            <w:tab/>
          </w:r>
          <w:r w:rsidRPr="007F0C2B" w:rsidDel="00DE721A">
            <w:rPr>
              <w:rFonts w:cstheme="majorHAnsi"/>
              <w:noProof/>
              <w:color w:val="000000"/>
            </w:rPr>
            <w:delText>End User System Operation</w:delText>
          </w:r>
          <w:r w:rsidDel="00DE721A">
            <w:rPr>
              <w:noProof/>
            </w:rPr>
            <w:tab/>
            <w:delText>16</w:delText>
          </w:r>
        </w:del>
      </w:ins>
    </w:p>
    <w:p w14:paraId="575CB85E" w14:textId="48D91C39" w:rsidR="00261C32" w:rsidDel="00DE721A" w:rsidRDefault="00261C32">
      <w:pPr>
        <w:pStyle w:val="TOC2"/>
        <w:tabs>
          <w:tab w:val="left" w:pos="660"/>
          <w:tab w:val="right" w:pos="9350"/>
        </w:tabs>
        <w:rPr>
          <w:ins w:id="662" w:author="David Taylor" w:date="2020-09-16T10:00:00Z"/>
          <w:del w:id="663" w:author="Tristan" w:date="2020-09-17T10:17:00Z"/>
          <w:rFonts w:eastAsiaTheme="minorEastAsia" w:cstheme="minorBidi"/>
          <w:b w:val="0"/>
          <w:bCs w:val="0"/>
          <w:noProof/>
          <w:sz w:val="22"/>
          <w:szCs w:val="22"/>
          <w:lang w:val="en-AU" w:eastAsia="en-AU"/>
        </w:rPr>
      </w:pPr>
      <w:ins w:id="664" w:author="David Taylor" w:date="2020-09-16T10:00:00Z">
        <w:del w:id="665" w:author="Tristan" w:date="2020-09-17T10:17:00Z">
          <w:r w:rsidDel="00DE721A">
            <w:rPr>
              <w:noProof/>
            </w:rPr>
            <w:delText>4.1</w:delText>
          </w:r>
          <w:r w:rsidDel="00DE721A">
            <w:rPr>
              <w:rFonts w:eastAsiaTheme="minorEastAsia" w:cstheme="minorBidi"/>
              <w:b w:val="0"/>
              <w:bCs w:val="0"/>
              <w:noProof/>
              <w:sz w:val="22"/>
              <w:szCs w:val="22"/>
              <w:lang w:val="en-AU" w:eastAsia="en-AU"/>
            </w:rPr>
            <w:tab/>
          </w:r>
          <w:r w:rsidDel="00DE721A">
            <w:rPr>
              <w:noProof/>
            </w:rPr>
            <w:delText>Manual Operation</w:delText>
          </w:r>
          <w:r w:rsidDel="00DE721A">
            <w:rPr>
              <w:noProof/>
            </w:rPr>
            <w:tab/>
            <w:delText>16</w:delText>
          </w:r>
        </w:del>
      </w:ins>
    </w:p>
    <w:p w14:paraId="1B19D64D" w14:textId="25F3C46D" w:rsidR="00261C32" w:rsidDel="00DE721A" w:rsidRDefault="00261C32">
      <w:pPr>
        <w:pStyle w:val="TOC3"/>
        <w:tabs>
          <w:tab w:val="left" w:pos="880"/>
          <w:tab w:val="right" w:pos="9350"/>
        </w:tabs>
        <w:rPr>
          <w:ins w:id="666" w:author="David Taylor" w:date="2020-09-16T10:00:00Z"/>
          <w:del w:id="667" w:author="Tristan" w:date="2020-09-17T10:17:00Z"/>
          <w:rFonts w:eastAsiaTheme="minorEastAsia" w:cstheme="minorBidi"/>
          <w:noProof/>
          <w:sz w:val="22"/>
          <w:szCs w:val="22"/>
          <w:lang w:val="en-AU" w:eastAsia="en-AU"/>
        </w:rPr>
      </w:pPr>
      <w:ins w:id="668" w:author="David Taylor" w:date="2020-09-16T10:00:00Z">
        <w:del w:id="669" w:author="Tristan" w:date="2020-09-17T10:17:00Z">
          <w:r w:rsidRPr="007F0C2B" w:rsidDel="00DE721A">
            <w:rPr>
              <w:noProof/>
            </w:rPr>
            <w:delText>4.1.1</w:delText>
          </w:r>
          <w:r w:rsidDel="00DE721A">
            <w:rPr>
              <w:rFonts w:eastAsiaTheme="minorEastAsia" w:cstheme="minorBidi"/>
              <w:noProof/>
              <w:sz w:val="22"/>
              <w:szCs w:val="22"/>
              <w:lang w:val="en-AU" w:eastAsia="en-AU"/>
            </w:rPr>
            <w:tab/>
          </w:r>
          <w:r w:rsidDel="00DE721A">
            <w:rPr>
              <w:noProof/>
            </w:rPr>
            <w:delText>Turn Pump On and Off Manually</w:delText>
          </w:r>
          <w:r w:rsidDel="00DE721A">
            <w:rPr>
              <w:noProof/>
            </w:rPr>
            <w:tab/>
            <w:delText>16</w:delText>
          </w:r>
        </w:del>
      </w:ins>
    </w:p>
    <w:p w14:paraId="493F0DE1" w14:textId="28E57970" w:rsidR="00261C32" w:rsidDel="00DE721A" w:rsidRDefault="00261C32">
      <w:pPr>
        <w:pStyle w:val="TOC3"/>
        <w:tabs>
          <w:tab w:val="left" w:pos="880"/>
          <w:tab w:val="right" w:pos="9350"/>
        </w:tabs>
        <w:rPr>
          <w:ins w:id="670" w:author="David Taylor" w:date="2020-09-16T10:00:00Z"/>
          <w:del w:id="671" w:author="Tristan" w:date="2020-09-17T10:17:00Z"/>
          <w:rFonts w:eastAsiaTheme="minorEastAsia" w:cstheme="minorBidi"/>
          <w:noProof/>
          <w:sz w:val="22"/>
          <w:szCs w:val="22"/>
          <w:lang w:val="en-AU" w:eastAsia="en-AU"/>
        </w:rPr>
      </w:pPr>
      <w:ins w:id="672" w:author="David Taylor" w:date="2020-09-16T10:00:00Z">
        <w:del w:id="673" w:author="Tristan" w:date="2020-09-17T10:17:00Z">
          <w:r w:rsidRPr="007F0C2B" w:rsidDel="00DE721A">
            <w:rPr>
              <w:noProof/>
            </w:rPr>
            <w:delText>4.1.2</w:delText>
          </w:r>
          <w:r w:rsidDel="00DE721A">
            <w:rPr>
              <w:rFonts w:eastAsiaTheme="minorEastAsia" w:cstheme="minorBidi"/>
              <w:noProof/>
              <w:sz w:val="22"/>
              <w:szCs w:val="22"/>
              <w:lang w:val="en-AU" w:eastAsia="en-AU"/>
            </w:rPr>
            <w:tab/>
          </w:r>
          <w:r w:rsidDel="00DE721A">
            <w:rPr>
              <w:noProof/>
            </w:rPr>
            <w:delText>Turn Pump On Manually With Estimated Fill Timer</w:delText>
          </w:r>
          <w:r w:rsidDel="00DE721A">
            <w:rPr>
              <w:noProof/>
            </w:rPr>
            <w:tab/>
            <w:delText>17</w:delText>
          </w:r>
        </w:del>
      </w:ins>
    </w:p>
    <w:p w14:paraId="13045CA3" w14:textId="5942FCA7" w:rsidR="00261C32" w:rsidDel="00DE721A" w:rsidRDefault="00261C32">
      <w:pPr>
        <w:pStyle w:val="TOC3"/>
        <w:tabs>
          <w:tab w:val="left" w:pos="880"/>
          <w:tab w:val="right" w:pos="9350"/>
        </w:tabs>
        <w:rPr>
          <w:ins w:id="674" w:author="David Taylor" w:date="2020-09-16T10:00:00Z"/>
          <w:del w:id="675" w:author="Tristan" w:date="2020-09-17T10:17:00Z"/>
          <w:rFonts w:eastAsiaTheme="minorEastAsia" w:cstheme="minorBidi"/>
          <w:noProof/>
          <w:sz w:val="22"/>
          <w:szCs w:val="22"/>
          <w:lang w:val="en-AU" w:eastAsia="en-AU"/>
        </w:rPr>
      </w:pPr>
      <w:ins w:id="676" w:author="David Taylor" w:date="2020-09-16T10:00:00Z">
        <w:del w:id="677" w:author="Tristan" w:date="2020-09-17T10:17:00Z">
          <w:r w:rsidRPr="007F0C2B" w:rsidDel="00DE721A">
            <w:rPr>
              <w:noProof/>
            </w:rPr>
            <w:delText>4.1.3</w:delText>
          </w:r>
          <w:r w:rsidDel="00DE721A">
            <w:rPr>
              <w:rFonts w:eastAsiaTheme="minorEastAsia" w:cstheme="minorBidi"/>
              <w:noProof/>
              <w:sz w:val="22"/>
              <w:szCs w:val="22"/>
              <w:lang w:val="en-AU" w:eastAsia="en-AU"/>
            </w:rPr>
            <w:tab/>
          </w:r>
          <w:r w:rsidDel="00DE721A">
            <w:rPr>
              <w:noProof/>
            </w:rPr>
            <w:delText>Turn Pump On Manually With Custom Timer</w:delText>
          </w:r>
          <w:r w:rsidDel="00DE721A">
            <w:rPr>
              <w:noProof/>
            </w:rPr>
            <w:tab/>
            <w:delText>18</w:delText>
          </w:r>
        </w:del>
      </w:ins>
    </w:p>
    <w:p w14:paraId="2962A246" w14:textId="6E1EDA48" w:rsidR="00261C32" w:rsidDel="00DE721A" w:rsidRDefault="00261C32">
      <w:pPr>
        <w:pStyle w:val="TOC2"/>
        <w:tabs>
          <w:tab w:val="left" w:pos="660"/>
          <w:tab w:val="right" w:pos="9350"/>
        </w:tabs>
        <w:rPr>
          <w:ins w:id="678" w:author="David Taylor" w:date="2020-09-16T10:00:00Z"/>
          <w:del w:id="679" w:author="Tristan" w:date="2020-09-17T10:17:00Z"/>
          <w:rFonts w:eastAsiaTheme="minorEastAsia" w:cstheme="minorBidi"/>
          <w:b w:val="0"/>
          <w:bCs w:val="0"/>
          <w:noProof/>
          <w:sz w:val="22"/>
          <w:szCs w:val="22"/>
          <w:lang w:val="en-AU" w:eastAsia="en-AU"/>
        </w:rPr>
      </w:pPr>
      <w:ins w:id="680" w:author="David Taylor" w:date="2020-09-16T10:00:00Z">
        <w:del w:id="681" w:author="Tristan" w:date="2020-09-17T10:17:00Z">
          <w:r w:rsidRPr="007F0C2B" w:rsidDel="00DE721A">
            <w:rPr>
              <w:rFonts w:cstheme="majorHAnsi"/>
              <w:noProof/>
              <w:color w:val="000000"/>
            </w:rPr>
            <w:delText>4.2</w:delText>
          </w:r>
          <w:r w:rsidDel="00DE721A">
            <w:rPr>
              <w:rFonts w:eastAsiaTheme="minorEastAsia" w:cstheme="minorBidi"/>
              <w:b w:val="0"/>
              <w:bCs w:val="0"/>
              <w:noProof/>
              <w:sz w:val="22"/>
              <w:szCs w:val="22"/>
              <w:lang w:val="en-AU" w:eastAsia="en-AU"/>
            </w:rPr>
            <w:tab/>
          </w:r>
          <w:r w:rsidRPr="007F0C2B" w:rsidDel="00DE721A">
            <w:rPr>
              <w:rFonts w:cstheme="majorHAnsi"/>
              <w:noProof/>
              <w:color w:val="000000"/>
            </w:rPr>
            <w:delText>Automatic Mode</w:delText>
          </w:r>
          <w:r w:rsidDel="00DE721A">
            <w:rPr>
              <w:noProof/>
            </w:rPr>
            <w:tab/>
            <w:delText>19</w:delText>
          </w:r>
        </w:del>
      </w:ins>
    </w:p>
    <w:p w14:paraId="47F80EBA" w14:textId="61D0D177" w:rsidR="00261C32" w:rsidDel="00DE721A" w:rsidRDefault="00261C32">
      <w:pPr>
        <w:pStyle w:val="TOC3"/>
        <w:tabs>
          <w:tab w:val="left" w:pos="880"/>
          <w:tab w:val="right" w:pos="9350"/>
        </w:tabs>
        <w:rPr>
          <w:ins w:id="682" w:author="David Taylor" w:date="2020-09-16T10:00:00Z"/>
          <w:del w:id="683" w:author="Tristan" w:date="2020-09-17T10:17:00Z"/>
          <w:rFonts w:eastAsiaTheme="minorEastAsia" w:cstheme="minorBidi"/>
          <w:noProof/>
          <w:sz w:val="22"/>
          <w:szCs w:val="22"/>
          <w:lang w:val="en-AU" w:eastAsia="en-AU"/>
        </w:rPr>
      </w:pPr>
      <w:ins w:id="684" w:author="David Taylor" w:date="2020-09-16T10:00:00Z">
        <w:del w:id="685" w:author="Tristan" w:date="2020-09-17T10:17:00Z">
          <w:r w:rsidRPr="007F0C2B" w:rsidDel="00DE721A">
            <w:rPr>
              <w:noProof/>
            </w:rPr>
            <w:delText>4.2.1</w:delText>
          </w:r>
          <w:r w:rsidDel="00DE721A">
            <w:rPr>
              <w:rFonts w:eastAsiaTheme="minorEastAsia" w:cstheme="minorBidi"/>
              <w:noProof/>
              <w:sz w:val="22"/>
              <w:szCs w:val="22"/>
              <w:lang w:val="en-AU" w:eastAsia="en-AU"/>
            </w:rPr>
            <w:tab/>
          </w:r>
          <w:r w:rsidDel="00DE721A">
            <w:rPr>
              <w:noProof/>
            </w:rPr>
            <w:delText>Turn On Pump Automation</w:delText>
          </w:r>
          <w:r w:rsidDel="00DE721A">
            <w:rPr>
              <w:noProof/>
            </w:rPr>
            <w:tab/>
            <w:delText>20</w:delText>
          </w:r>
        </w:del>
      </w:ins>
    </w:p>
    <w:p w14:paraId="1259D15C" w14:textId="6D13C29E" w:rsidR="00261C32" w:rsidDel="00DE721A" w:rsidRDefault="00261C32">
      <w:pPr>
        <w:pStyle w:val="TOC3"/>
        <w:tabs>
          <w:tab w:val="left" w:pos="880"/>
          <w:tab w:val="right" w:pos="9350"/>
        </w:tabs>
        <w:rPr>
          <w:ins w:id="686" w:author="David Taylor" w:date="2020-09-16T10:00:00Z"/>
          <w:del w:id="687" w:author="Tristan" w:date="2020-09-17T10:17:00Z"/>
          <w:rFonts w:eastAsiaTheme="minorEastAsia" w:cstheme="minorBidi"/>
          <w:noProof/>
          <w:sz w:val="22"/>
          <w:szCs w:val="22"/>
          <w:lang w:val="en-AU" w:eastAsia="en-AU"/>
        </w:rPr>
      </w:pPr>
      <w:ins w:id="688" w:author="David Taylor" w:date="2020-09-16T10:00:00Z">
        <w:del w:id="689" w:author="Tristan" w:date="2020-09-17T10:17:00Z">
          <w:r w:rsidRPr="007F0C2B" w:rsidDel="00DE721A">
            <w:rPr>
              <w:noProof/>
            </w:rPr>
            <w:delText>4.2.2</w:delText>
          </w:r>
          <w:r w:rsidDel="00DE721A">
            <w:rPr>
              <w:rFonts w:eastAsiaTheme="minorEastAsia" w:cstheme="minorBidi"/>
              <w:noProof/>
              <w:sz w:val="22"/>
              <w:szCs w:val="22"/>
              <w:lang w:val="en-AU" w:eastAsia="en-AU"/>
            </w:rPr>
            <w:tab/>
          </w:r>
          <w:r w:rsidDel="00DE721A">
            <w:rPr>
              <w:noProof/>
            </w:rPr>
            <w:delText>Notes on Automatic Operation</w:delText>
          </w:r>
          <w:r w:rsidDel="00DE721A">
            <w:rPr>
              <w:noProof/>
            </w:rPr>
            <w:tab/>
            <w:delText>20</w:delText>
          </w:r>
        </w:del>
      </w:ins>
    </w:p>
    <w:p w14:paraId="1AC17D75" w14:textId="62C3D118" w:rsidR="00261C32" w:rsidDel="00DE721A" w:rsidRDefault="00261C32">
      <w:pPr>
        <w:pStyle w:val="TOC2"/>
        <w:tabs>
          <w:tab w:val="left" w:pos="660"/>
          <w:tab w:val="right" w:pos="9350"/>
        </w:tabs>
        <w:rPr>
          <w:ins w:id="690" w:author="David Taylor" w:date="2020-09-16T10:00:00Z"/>
          <w:del w:id="691" w:author="Tristan" w:date="2020-09-17T10:17:00Z"/>
          <w:rFonts w:eastAsiaTheme="minorEastAsia" w:cstheme="minorBidi"/>
          <w:b w:val="0"/>
          <w:bCs w:val="0"/>
          <w:noProof/>
          <w:sz w:val="22"/>
          <w:szCs w:val="22"/>
          <w:lang w:val="en-AU" w:eastAsia="en-AU"/>
        </w:rPr>
      </w:pPr>
      <w:ins w:id="692" w:author="David Taylor" w:date="2020-09-16T10:00:00Z">
        <w:del w:id="693" w:author="Tristan" w:date="2020-09-17T10:17:00Z">
          <w:r w:rsidDel="00DE721A">
            <w:rPr>
              <w:noProof/>
            </w:rPr>
            <w:delText>4.3</w:delText>
          </w:r>
          <w:r w:rsidDel="00DE721A">
            <w:rPr>
              <w:rFonts w:eastAsiaTheme="minorEastAsia" w:cstheme="minorBidi"/>
              <w:b w:val="0"/>
              <w:bCs w:val="0"/>
              <w:noProof/>
              <w:sz w:val="22"/>
              <w:szCs w:val="22"/>
              <w:lang w:val="en-AU" w:eastAsia="en-AU"/>
            </w:rPr>
            <w:tab/>
          </w:r>
          <w:r w:rsidDel="00DE721A">
            <w:rPr>
              <w:noProof/>
            </w:rPr>
            <w:delText>Alarms</w:delText>
          </w:r>
          <w:r w:rsidDel="00DE721A">
            <w:rPr>
              <w:noProof/>
            </w:rPr>
            <w:tab/>
            <w:delText>21</w:delText>
          </w:r>
        </w:del>
      </w:ins>
    </w:p>
    <w:p w14:paraId="0BF6AC7A" w14:textId="69F1850E" w:rsidR="00261C32" w:rsidDel="00DE721A" w:rsidRDefault="00261C32">
      <w:pPr>
        <w:pStyle w:val="TOC1"/>
        <w:tabs>
          <w:tab w:val="left" w:pos="440"/>
          <w:tab w:val="right" w:pos="9350"/>
        </w:tabs>
        <w:rPr>
          <w:ins w:id="694" w:author="David Taylor" w:date="2020-09-16T10:00:00Z"/>
          <w:del w:id="695" w:author="Tristan" w:date="2020-09-17T10:17:00Z"/>
          <w:rFonts w:asciiTheme="minorHAnsi" w:eastAsiaTheme="minorEastAsia" w:hAnsiTheme="minorHAnsi" w:cstheme="minorBidi"/>
          <w:b w:val="0"/>
          <w:bCs w:val="0"/>
          <w:caps w:val="0"/>
          <w:noProof/>
          <w:sz w:val="22"/>
          <w:szCs w:val="22"/>
          <w:lang w:val="en-AU" w:eastAsia="en-AU"/>
        </w:rPr>
      </w:pPr>
      <w:ins w:id="696" w:author="David Taylor" w:date="2020-09-16T10:00:00Z">
        <w:del w:id="697" w:author="Tristan" w:date="2020-09-17T10:17:00Z">
          <w:r w:rsidRPr="007F0C2B" w:rsidDel="00DE721A">
            <w:rPr>
              <w:rFonts w:cstheme="majorHAnsi"/>
              <w:noProof/>
              <w:color w:val="000000"/>
            </w:rPr>
            <w:delText>5</w:delText>
          </w:r>
          <w:r w:rsidDel="00DE721A">
            <w:rPr>
              <w:rFonts w:asciiTheme="minorHAnsi" w:eastAsiaTheme="minorEastAsia" w:hAnsiTheme="minorHAnsi" w:cstheme="minorBidi"/>
              <w:b w:val="0"/>
              <w:bCs w:val="0"/>
              <w:caps w:val="0"/>
              <w:noProof/>
              <w:sz w:val="22"/>
              <w:szCs w:val="22"/>
              <w:lang w:val="en-AU" w:eastAsia="en-AU"/>
            </w:rPr>
            <w:tab/>
          </w:r>
          <w:r w:rsidRPr="007F0C2B" w:rsidDel="00DE721A">
            <w:rPr>
              <w:rFonts w:cstheme="majorHAnsi"/>
              <w:noProof/>
              <w:color w:val="000000"/>
            </w:rPr>
            <w:delText>The Pump Controller</w:delText>
          </w:r>
          <w:r w:rsidDel="00DE721A">
            <w:rPr>
              <w:noProof/>
            </w:rPr>
            <w:tab/>
            <w:delText>22</w:delText>
          </w:r>
        </w:del>
      </w:ins>
    </w:p>
    <w:p w14:paraId="114375ED" w14:textId="54A69D2B" w:rsidR="00261C32" w:rsidDel="00DE721A" w:rsidRDefault="00261C32">
      <w:pPr>
        <w:pStyle w:val="TOC2"/>
        <w:tabs>
          <w:tab w:val="left" w:pos="660"/>
          <w:tab w:val="right" w:pos="9350"/>
        </w:tabs>
        <w:rPr>
          <w:ins w:id="698" w:author="David Taylor" w:date="2020-09-16T10:00:00Z"/>
          <w:del w:id="699" w:author="Tristan" w:date="2020-09-17T10:17:00Z"/>
          <w:rFonts w:eastAsiaTheme="minorEastAsia" w:cstheme="minorBidi"/>
          <w:b w:val="0"/>
          <w:bCs w:val="0"/>
          <w:noProof/>
          <w:sz w:val="22"/>
          <w:szCs w:val="22"/>
          <w:lang w:val="en-AU" w:eastAsia="en-AU"/>
        </w:rPr>
      </w:pPr>
      <w:ins w:id="700" w:author="David Taylor" w:date="2020-09-16T10:00:00Z">
        <w:del w:id="701" w:author="Tristan" w:date="2020-09-17T10:17:00Z">
          <w:r w:rsidDel="00DE721A">
            <w:rPr>
              <w:noProof/>
            </w:rPr>
            <w:delText>5.1</w:delText>
          </w:r>
          <w:r w:rsidDel="00DE721A">
            <w:rPr>
              <w:rFonts w:eastAsiaTheme="minorEastAsia" w:cstheme="minorBidi"/>
              <w:b w:val="0"/>
              <w:bCs w:val="0"/>
              <w:noProof/>
              <w:sz w:val="22"/>
              <w:szCs w:val="22"/>
              <w:lang w:val="en-AU" w:eastAsia="en-AU"/>
            </w:rPr>
            <w:tab/>
          </w:r>
          <w:r w:rsidRPr="007F0C2B" w:rsidDel="00DE721A">
            <w:rPr>
              <w:noProof/>
            </w:rPr>
            <w:delText>F</w:delText>
          </w:r>
          <w:r w:rsidDel="00DE721A">
            <w:rPr>
              <w:noProof/>
            </w:rPr>
            <w:delText>irmware Configuration</w:delText>
          </w:r>
          <w:r w:rsidDel="00DE721A">
            <w:rPr>
              <w:noProof/>
            </w:rPr>
            <w:tab/>
            <w:delText>22</w:delText>
          </w:r>
        </w:del>
      </w:ins>
    </w:p>
    <w:p w14:paraId="640FC203" w14:textId="3EDE2D44" w:rsidR="00261C32" w:rsidDel="00DE721A" w:rsidRDefault="00261C32">
      <w:pPr>
        <w:pStyle w:val="TOC3"/>
        <w:tabs>
          <w:tab w:val="left" w:pos="880"/>
          <w:tab w:val="right" w:pos="9350"/>
        </w:tabs>
        <w:rPr>
          <w:ins w:id="702" w:author="David Taylor" w:date="2020-09-16T10:00:00Z"/>
          <w:del w:id="703" w:author="Tristan" w:date="2020-09-17T10:17:00Z"/>
          <w:rFonts w:eastAsiaTheme="minorEastAsia" w:cstheme="minorBidi"/>
          <w:noProof/>
          <w:sz w:val="22"/>
          <w:szCs w:val="22"/>
          <w:lang w:val="en-AU" w:eastAsia="en-AU"/>
        </w:rPr>
      </w:pPr>
      <w:ins w:id="704" w:author="David Taylor" w:date="2020-09-16T10:00:00Z">
        <w:del w:id="705" w:author="Tristan" w:date="2020-09-17T10:17:00Z">
          <w:r w:rsidRPr="007F0C2B" w:rsidDel="00DE721A">
            <w:rPr>
              <w:noProof/>
            </w:rPr>
            <w:delText>5.1.1</w:delText>
          </w:r>
          <w:r w:rsidDel="00DE721A">
            <w:rPr>
              <w:rFonts w:eastAsiaTheme="minorEastAsia" w:cstheme="minorBidi"/>
              <w:noProof/>
              <w:sz w:val="22"/>
              <w:szCs w:val="22"/>
              <w:lang w:val="en-AU" w:eastAsia="en-AU"/>
            </w:rPr>
            <w:tab/>
          </w:r>
          <w:r w:rsidDel="00DE721A">
            <w:rPr>
              <w:noProof/>
            </w:rPr>
            <w:delText>config.h</w:delText>
          </w:r>
          <w:r w:rsidDel="00DE721A">
            <w:rPr>
              <w:noProof/>
            </w:rPr>
            <w:tab/>
            <w:delText>22</w:delText>
          </w:r>
        </w:del>
      </w:ins>
    </w:p>
    <w:p w14:paraId="4B92E0C7" w14:textId="71203686" w:rsidR="00261C32" w:rsidDel="00DE721A" w:rsidRDefault="00261C32">
      <w:pPr>
        <w:pStyle w:val="TOC3"/>
        <w:tabs>
          <w:tab w:val="left" w:pos="880"/>
          <w:tab w:val="right" w:pos="9350"/>
        </w:tabs>
        <w:rPr>
          <w:ins w:id="706" w:author="David Taylor" w:date="2020-09-16T10:00:00Z"/>
          <w:del w:id="707" w:author="Tristan" w:date="2020-09-17T10:17:00Z"/>
          <w:rFonts w:eastAsiaTheme="minorEastAsia" w:cstheme="minorBidi"/>
          <w:noProof/>
          <w:sz w:val="22"/>
          <w:szCs w:val="22"/>
          <w:lang w:val="en-AU" w:eastAsia="en-AU"/>
        </w:rPr>
      </w:pPr>
      <w:ins w:id="708" w:author="David Taylor" w:date="2020-09-16T10:00:00Z">
        <w:del w:id="709" w:author="Tristan" w:date="2020-09-17T10:17:00Z">
          <w:r w:rsidRPr="007F0C2B" w:rsidDel="00DE721A">
            <w:rPr>
              <w:noProof/>
            </w:rPr>
            <w:delText>5.1.2</w:delText>
          </w:r>
          <w:r w:rsidDel="00DE721A">
            <w:rPr>
              <w:rFonts w:eastAsiaTheme="minorEastAsia" w:cstheme="minorBidi"/>
              <w:noProof/>
              <w:sz w:val="22"/>
              <w:szCs w:val="22"/>
              <w:lang w:val="en-AU" w:eastAsia="en-AU"/>
            </w:rPr>
            <w:tab/>
          </w:r>
          <w:r w:rsidDel="00DE721A">
            <w:rPr>
              <w:noProof/>
            </w:rPr>
            <w:delText>arduino_secrets.h</w:delText>
          </w:r>
          <w:r w:rsidDel="00DE721A">
            <w:rPr>
              <w:noProof/>
            </w:rPr>
            <w:tab/>
            <w:delText>23</w:delText>
          </w:r>
        </w:del>
      </w:ins>
    </w:p>
    <w:p w14:paraId="5CC61D84" w14:textId="25036A2A" w:rsidR="00261C32" w:rsidDel="00DE721A" w:rsidRDefault="00261C32">
      <w:pPr>
        <w:pStyle w:val="TOC2"/>
        <w:tabs>
          <w:tab w:val="left" w:pos="660"/>
          <w:tab w:val="right" w:pos="9350"/>
        </w:tabs>
        <w:rPr>
          <w:ins w:id="710" w:author="David Taylor" w:date="2020-09-16T10:00:00Z"/>
          <w:del w:id="711" w:author="Tristan" w:date="2020-09-17T10:17:00Z"/>
          <w:rFonts w:eastAsiaTheme="minorEastAsia" w:cstheme="minorBidi"/>
          <w:b w:val="0"/>
          <w:bCs w:val="0"/>
          <w:noProof/>
          <w:sz w:val="22"/>
          <w:szCs w:val="22"/>
          <w:lang w:val="en-AU" w:eastAsia="en-AU"/>
        </w:rPr>
      </w:pPr>
      <w:ins w:id="712" w:author="David Taylor" w:date="2020-09-16T10:00:00Z">
        <w:del w:id="713" w:author="Tristan" w:date="2020-09-17T10:17:00Z">
          <w:r w:rsidDel="00DE721A">
            <w:rPr>
              <w:noProof/>
            </w:rPr>
            <w:delText>5.2</w:delText>
          </w:r>
          <w:r w:rsidDel="00DE721A">
            <w:rPr>
              <w:rFonts w:eastAsiaTheme="minorEastAsia" w:cstheme="minorBidi"/>
              <w:b w:val="0"/>
              <w:bCs w:val="0"/>
              <w:noProof/>
              <w:sz w:val="22"/>
              <w:szCs w:val="22"/>
              <w:lang w:val="en-AU" w:eastAsia="en-AU"/>
            </w:rPr>
            <w:tab/>
          </w:r>
          <w:r w:rsidDel="00DE721A">
            <w:rPr>
              <w:noProof/>
            </w:rPr>
            <w:delText>I/O Pins</w:delText>
          </w:r>
          <w:r w:rsidDel="00DE721A">
            <w:rPr>
              <w:noProof/>
            </w:rPr>
            <w:tab/>
            <w:delText>24</w:delText>
          </w:r>
        </w:del>
      </w:ins>
    </w:p>
    <w:p w14:paraId="37672805" w14:textId="2C7213F6" w:rsidR="00261C32" w:rsidDel="00DE721A" w:rsidRDefault="00261C32">
      <w:pPr>
        <w:pStyle w:val="TOC2"/>
        <w:tabs>
          <w:tab w:val="left" w:pos="660"/>
          <w:tab w:val="right" w:pos="9350"/>
        </w:tabs>
        <w:rPr>
          <w:ins w:id="714" w:author="David Taylor" w:date="2020-09-16T10:00:00Z"/>
          <w:del w:id="715" w:author="Tristan" w:date="2020-09-17T10:17:00Z"/>
          <w:rFonts w:eastAsiaTheme="minorEastAsia" w:cstheme="minorBidi"/>
          <w:b w:val="0"/>
          <w:bCs w:val="0"/>
          <w:noProof/>
          <w:sz w:val="22"/>
          <w:szCs w:val="22"/>
          <w:lang w:val="en-AU" w:eastAsia="en-AU"/>
        </w:rPr>
      </w:pPr>
      <w:ins w:id="716" w:author="David Taylor" w:date="2020-09-16T10:00:00Z">
        <w:del w:id="717" w:author="Tristan" w:date="2020-09-17T10:17:00Z">
          <w:r w:rsidDel="00DE721A">
            <w:rPr>
              <w:noProof/>
            </w:rPr>
            <w:delText>5.3</w:delText>
          </w:r>
          <w:r w:rsidDel="00DE721A">
            <w:rPr>
              <w:rFonts w:eastAsiaTheme="minorEastAsia" w:cstheme="minorBidi"/>
              <w:b w:val="0"/>
              <w:bCs w:val="0"/>
              <w:noProof/>
              <w:sz w:val="22"/>
              <w:szCs w:val="22"/>
              <w:lang w:val="en-AU" w:eastAsia="en-AU"/>
            </w:rPr>
            <w:tab/>
          </w:r>
          <w:r w:rsidDel="00DE721A">
            <w:rPr>
              <w:noProof/>
            </w:rPr>
            <w:delText>Operation</w:delText>
          </w:r>
          <w:r w:rsidDel="00DE721A">
            <w:rPr>
              <w:noProof/>
            </w:rPr>
            <w:tab/>
            <w:delText>25</w:delText>
          </w:r>
        </w:del>
      </w:ins>
    </w:p>
    <w:p w14:paraId="0B772435" w14:textId="7D3AE26B" w:rsidR="00261C32" w:rsidDel="00DE721A" w:rsidRDefault="00261C32">
      <w:pPr>
        <w:pStyle w:val="TOC1"/>
        <w:tabs>
          <w:tab w:val="left" w:pos="440"/>
          <w:tab w:val="right" w:pos="9350"/>
        </w:tabs>
        <w:rPr>
          <w:ins w:id="718" w:author="David Taylor" w:date="2020-09-16T10:00:00Z"/>
          <w:del w:id="719" w:author="Tristan" w:date="2020-09-17T10:17:00Z"/>
          <w:rFonts w:asciiTheme="minorHAnsi" w:eastAsiaTheme="minorEastAsia" w:hAnsiTheme="minorHAnsi" w:cstheme="minorBidi"/>
          <w:b w:val="0"/>
          <w:bCs w:val="0"/>
          <w:caps w:val="0"/>
          <w:noProof/>
          <w:sz w:val="22"/>
          <w:szCs w:val="22"/>
          <w:lang w:val="en-AU" w:eastAsia="en-AU"/>
        </w:rPr>
      </w:pPr>
      <w:ins w:id="720" w:author="David Taylor" w:date="2020-09-16T10:00:00Z">
        <w:del w:id="721" w:author="Tristan" w:date="2020-09-17T10:17:00Z">
          <w:r w:rsidRPr="007F0C2B" w:rsidDel="00DE721A">
            <w:rPr>
              <w:rFonts w:cstheme="majorHAnsi"/>
              <w:noProof/>
              <w:color w:val="000000"/>
            </w:rPr>
            <w:delText>6</w:delText>
          </w:r>
          <w:r w:rsidDel="00DE721A">
            <w:rPr>
              <w:rFonts w:asciiTheme="minorHAnsi" w:eastAsiaTheme="minorEastAsia" w:hAnsiTheme="minorHAnsi" w:cstheme="minorBidi"/>
              <w:b w:val="0"/>
              <w:bCs w:val="0"/>
              <w:caps w:val="0"/>
              <w:noProof/>
              <w:sz w:val="22"/>
              <w:szCs w:val="22"/>
              <w:lang w:val="en-AU" w:eastAsia="en-AU"/>
            </w:rPr>
            <w:tab/>
          </w:r>
          <w:r w:rsidRPr="007F0C2B" w:rsidDel="00DE721A">
            <w:rPr>
              <w:rFonts w:cstheme="majorHAnsi"/>
              <w:noProof/>
              <w:color w:val="000000"/>
            </w:rPr>
            <w:delText>Dashboard and Device Configuration</w:delText>
          </w:r>
          <w:r w:rsidDel="00DE721A">
            <w:rPr>
              <w:noProof/>
            </w:rPr>
            <w:tab/>
            <w:delText>26</w:delText>
          </w:r>
        </w:del>
      </w:ins>
    </w:p>
    <w:p w14:paraId="74B4B74E" w14:textId="4FE53BA3" w:rsidR="00261C32" w:rsidDel="00DE721A" w:rsidRDefault="00261C32">
      <w:pPr>
        <w:pStyle w:val="TOC2"/>
        <w:tabs>
          <w:tab w:val="left" w:pos="660"/>
          <w:tab w:val="right" w:pos="9350"/>
        </w:tabs>
        <w:rPr>
          <w:ins w:id="722" w:author="David Taylor" w:date="2020-09-16T10:00:00Z"/>
          <w:del w:id="723" w:author="Tristan" w:date="2020-09-17T10:17:00Z"/>
          <w:rFonts w:eastAsiaTheme="minorEastAsia" w:cstheme="minorBidi"/>
          <w:b w:val="0"/>
          <w:bCs w:val="0"/>
          <w:noProof/>
          <w:sz w:val="22"/>
          <w:szCs w:val="22"/>
          <w:lang w:val="en-AU" w:eastAsia="en-AU"/>
        </w:rPr>
      </w:pPr>
      <w:ins w:id="724" w:author="David Taylor" w:date="2020-09-16T10:00:00Z">
        <w:del w:id="725" w:author="Tristan" w:date="2020-09-17T10:17:00Z">
          <w:r w:rsidDel="00DE721A">
            <w:rPr>
              <w:noProof/>
            </w:rPr>
            <w:delText>6.1</w:delText>
          </w:r>
          <w:r w:rsidDel="00DE721A">
            <w:rPr>
              <w:rFonts w:eastAsiaTheme="minorEastAsia" w:cstheme="minorBidi"/>
              <w:b w:val="0"/>
              <w:bCs w:val="0"/>
              <w:noProof/>
              <w:sz w:val="22"/>
              <w:szCs w:val="22"/>
              <w:lang w:val="en-AU" w:eastAsia="en-AU"/>
            </w:rPr>
            <w:tab/>
          </w:r>
          <w:r w:rsidDel="00DE721A">
            <w:rPr>
              <w:noProof/>
            </w:rPr>
            <w:delText>Pump Controller Devices</w:delText>
          </w:r>
          <w:r w:rsidDel="00DE721A">
            <w:rPr>
              <w:noProof/>
            </w:rPr>
            <w:tab/>
            <w:delText>26</w:delText>
          </w:r>
        </w:del>
      </w:ins>
    </w:p>
    <w:p w14:paraId="53E91210" w14:textId="57211863" w:rsidR="00261C32" w:rsidDel="00DE721A" w:rsidRDefault="00261C32">
      <w:pPr>
        <w:pStyle w:val="TOC3"/>
        <w:tabs>
          <w:tab w:val="left" w:pos="880"/>
          <w:tab w:val="right" w:pos="9350"/>
        </w:tabs>
        <w:rPr>
          <w:ins w:id="726" w:author="David Taylor" w:date="2020-09-16T10:00:00Z"/>
          <w:del w:id="727" w:author="Tristan" w:date="2020-09-17T10:17:00Z"/>
          <w:rFonts w:eastAsiaTheme="minorEastAsia" w:cstheme="minorBidi"/>
          <w:noProof/>
          <w:sz w:val="22"/>
          <w:szCs w:val="22"/>
          <w:lang w:val="en-AU" w:eastAsia="en-AU"/>
        </w:rPr>
      </w:pPr>
      <w:ins w:id="728" w:author="David Taylor" w:date="2020-09-16T10:00:00Z">
        <w:del w:id="729" w:author="Tristan" w:date="2020-09-17T10:17:00Z">
          <w:r w:rsidRPr="007F0C2B" w:rsidDel="00DE721A">
            <w:rPr>
              <w:noProof/>
            </w:rPr>
            <w:delText>6.1.1</w:delText>
          </w:r>
          <w:r w:rsidDel="00DE721A">
            <w:rPr>
              <w:rFonts w:eastAsiaTheme="minorEastAsia" w:cstheme="minorBidi"/>
              <w:noProof/>
              <w:sz w:val="22"/>
              <w:szCs w:val="22"/>
              <w:lang w:val="en-AU" w:eastAsia="en-AU"/>
            </w:rPr>
            <w:tab/>
          </w:r>
          <w:r w:rsidDel="00DE721A">
            <w:rPr>
              <w:noProof/>
            </w:rPr>
            <w:delText>Details</w:delText>
          </w:r>
          <w:r w:rsidDel="00DE721A">
            <w:rPr>
              <w:noProof/>
            </w:rPr>
            <w:tab/>
            <w:delText>26</w:delText>
          </w:r>
        </w:del>
      </w:ins>
    </w:p>
    <w:p w14:paraId="2F66CADA" w14:textId="59FBCE0B" w:rsidR="00261C32" w:rsidDel="00DE721A" w:rsidRDefault="00261C32">
      <w:pPr>
        <w:pStyle w:val="TOC3"/>
        <w:tabs>
          <w:tab w:val="left" w:pos="880"/>
          <w:tab w:val="right" w:pos="9350"/>
        </w:tabs>
        <w:rPr>
          <w:ins w:id="730" w:author="David Taylor" w:date="2020-09-16T10:00:00Z"/>
          <w:del w:id="731" w:author="Tristan" w:date="2020-09-17T10:17:00Z"/>
          <w:rFonts w:eastAsiaTheme="minorEastAsia" w:cstheme="minorBidi"/>
          <w:noProof/>
          <w:sz w:val="22"/>
          <w:szCs w:val="22"/>
          <w:lang w:val="en-AU" w:eastAsia="en-AU"/>
        </w:rPr>
      </w:pPr>
      <w:ins w:id="732" w:author="David Taylor" w:date="2020-09-16T10:00:00Z">
        <w:del w:id="733" w:author="Tristan" w:date="2020-09-17T10:17:00Z">
          <w:r w:rsidRPr="007F0C2B" w:rsidDel="00DE721A">
            <w:rPr>
              <w:noProof/>
            </w:rPr>
            <w:delText>6.1.2</w:delText>
          </w:r>
          <w:r w:rsidDel="00DE721A">
            <w:rPr>
              <w:rFonts w:eastAsiaTheme="minorEastAsia" w:cstheme="minorBidi"/>
              <w:noProof/>
              <w:sz w:val="22"/>
              <w:szCs w:val="22"/>
              <w:lang w:val="en-AU" w:eastAsia="en-AU"/>
            </w:rPr>
            <w:tab/>
          </w:r>
          <w:r w:rsidDel="00DE721A">
            <w:rPr>
              <w:noProof/>
            </w:rPr>
            <w:delText>Shared Attributes</w:delText>
          </w:r>
          <w:r w:rsidDel="00DE721A">
            <w:rPr>
              <w:noProof/>
            </w:rPr>
            <w:tab/>
            <w:delText>26</w:delText>
          </w:r>
        </w:del>
      </w:ins>
    </w:p>
    <w:p w14:paraId="1580DB46" w14:textId="52707BDD" w:rsidR="00261C32" w:rsidDel="00DE721A" w:rsidRDefault="00261C32">
      <w:pPr>
        <w:pStyle w:val="TOC3"/>
        <w:tabs>
          <w:tab w:val="left" w:pos="880"/>
          <w:tab w:val="right" w:pos="9350"/>
        </w:tabs>
        <w:rPr>
          <w:ins w:id="734" w:author="David Taylor" w:date="2020-09-16T10:00:00Z"/>
          <w:del w:id="735" w:author="Tristan" w:date="2020-09-17T10:17:00Z"/>
          <w:rFonts w:eastAsiaTheme="minorEastAsia" w:cstheme="minorBidi"/>
          <w:noProof/>
          <w:sz w:val="22"/>
          <w:szCs w:val="22"/>
          <w:lang w:val="en-AU" w:eastAsia="en-AU"/>
        </w:rPr>
      </w:pPr>
      <w:ins w:id="736" w:author="David Taylor" w:date="2020-09-16T10:00:00Z">
        <w:del w:id="737" w:author="Tristan" w:date="2020-09-17T10:17:00Z">
          <w:r w:rsidRPr="007F0C2B" w:rsidDel="00DE721A">
            <w:rPr>
              <w:noProof/>
            </w:rPr>
            <w:delText>6.1.3</w:delText>
          </w:r>
          <w:r w:rsidDel="00DE721A">
            <w:rPr>
              <w:rFonts w:eastAsiaTheme="minorEastAsia" w:cstheme="minorBidi"/>
              <w:noProof/>
              <w:sz w:val="22"/>
              <w:szCs w:val="22"/>
              <w:lang w:val="en-AU" w:eastAsia="en-AU"/>
            </w:rPr>
            <w:tab/>
          </w:r>
          <w:r w:rsidDel="00DE721A">
            <w:rPr>
              <w:noProof/>
            </w:rPr>
            <w:delText>Server Attributes</w:delText>
          </w:r>
          <w:r w:rsidDel="00DE721A">
            <w:rPr>
              <w:noProof/>
            </w:rPr>
            <w:tab/>
            <w:delText>26</w:delText>
          </w:r>
        </w:del>
      </w:ins>
    </w:p>
    <w:p w14:paraId="0B68CA40" w14:textId="6B9B230F" w:rsidR="00261C32" w:rsidDel="00DE721A" w:rsidRDefault="00261C32">
      <w:pPr>
        <w:pStyle w:val="TOC2"/>
        <w:tabs>
          <w:tab w:val="left" w:pos="660"/>
          <w:tab w:val="right" w:pos="9350"/>
        </w:tabs>
        <w:rPr>
          <w:ins w:id="738" w:author="David Taylor" w:date="2020-09-16T10:00:00Z"/>
          <w:del w:id="739" w:author="Tristan" w:date="2020-09-17T10:17:00Z"/>
          <w:rFonts w:eastAsiaTheme="minorEastAsia" w:cstheme="minorBidi"/>
          <w:b w:val="0"/>
          <w:bCs w:val="0"/>
          <w:noProof/>
          <w:sz w:val="22"/>
          <w:szCs w:val="22"/>
          <w:lang w:val="en-AU" w:eastAsia="en-AU"/>
        </w:rPr>
      </w:pPr>
      <w:ins w:id="740" w:author="David Taylor" w:date="2020-09-16T10:00:00Z">
        <w:del w:id="741" w:author="Tristan" w:date="2020-09-17T10:17:00Z">
          <w:r w:rsidDel="00DE721A">
            <w:rPr>
              <w:noProof/>
            </w:rPr>
            <w:delText>6.2</w:delText>
          </w:r>
          <w:r w:rsidDel="00DE721A">
            <w:rPr>
              <w:rFonts w:eastAsiaTheme="minorEastAsia" w:cstheme="minorBidi"/>
              <w:b w:val="0"/>
              <w:bCs w:val="0"/>
              <w:noProof/>
              <w:sz w:val="22"/>
              <w:szCs w:val="22"/>
              <w:lang w:val="en-AU" w:eastAsia="en-AU"/>
            </w:rPr>
            <w:tab/>
          </w:r>
          <w:r w:rsidDel="00DE721A">
            <w:rPr>
              <w:noProof/>
            </w:rPr>
            <w:delText>Tank Level Sensor Devices</w:delText>
          </w:r>
          <w:r w:rsidDel="00DE721A">
            <w:rPr>
              <w:noProof/>
            </w:rPr>
            <w:tab/>
            <w:delText>27</w:delText>
          </w:r>
        </w:del>
      </w:ins>
    </w:p>
    <w:p w14:paraId="4E23A71B" w14:textId="2A1530CD" w:rsidR="00261C32" w:rsidDel="00DE721A" w:rsidRDefault="00261C32">
      <w:pPr>
        <w:pStyle w:val="TOC3"/>
        <w:tabs>
          <w:tab w:val="left" w:pos="880"/>
          <w:tab w:val="right" w:pos="9350"/>
        </w:tabs>
        <w:rPr>
          <w:ins w:id="742" w:author="David Taylor" w:date="2020-09-16T10:00:00Z"/>
          <w:del w:id="743" w:author="Tristan" w:date="2020-09-17T10:17:00Z"/>
          <w:rFonts w:eastAsiaTheme="minorEastAsia" w:cstheme="minorBidi"/>
          <w:noProof/>
          <w:sz w:val="22"/>
          <w:szCs w:val="22"/>
          <w:lang w:val="en-AU" w:eastAsia="en-AU"/>
        </w:rPr>
      </w:pPr>
      <w:ins w:id="744" w:author="David Taylor" w:date="2020-09-16T10:00:00Z">
        <w:del w:id="745" w:author="Tristan" w:date="2020-09-17T10:17:00Z">
          <w:r w:rsidRPr="007F0C2B" w:rsidDel="00DE721A">
            <w:rPr>
              <w:noProof/>
            </w:rPr>
            <w:delText>6.2.1</w:delText>
          </w:r>
          <w:r w:rsidDel="00DE721A">
            <w:rPr>
              <w:rFonts w:eastAsiaTheme="minorEastAsia" w:cstheme="minorBidi"/>
              <w:noProof/>
              <w:sz w:val="22"/>
              <w:szCs w:val="22"/>
              <w:lang w:val="en-AU" w:eastAsia="en-AU"/>
            </w:rPr>
            <w:tab/>
          </w:r>
          <w:r w:rsidDel="00DE721A">
            <w:rPr>
              <w:noProof/>
            </w:rPr>
            <w:delText>Details</w:delText>
          </w:r>
          <w:r w:rsidDel="00DE721A">
            <w:rPr>
              <w:noProof/>
            </w:rPr>
            <w:tab/>
            <w:delText>27</w:delText>
          </w:r>
        </w:del>
      </w:ins>
    </w:p>
    <w:p w14:paraId="48CE96F1" w14:textId="7478755F" w:rsidR="00261C32" w:rsidDel="00DE721A" w:rsidRDefault="00261C32">
      <w:pPr>
        <w:pStyle w:val="TOC3"/>
        <w:tabs>
          <w:tab w:val="left" w:pos="880"/>
          <w:tab w:val="right" w:pos="9350"/>
        </w:tabs>
        <w:rPr>
          <w:ins w:id="746" w:author="David Taylor" w:date="2020-09-16T10:00:00Z"/>
          <w:del w:id="747" w:author="Tristan" w:date="2020-09-17T10:17:00Z"/>
          <w:rFonts w:eastAsiaTheme="minorEastAsia" w:cstheme="minorBidi"/>
          <w:noProof/>
          <w:sz w:val="22"/>
          <w:szCs w:val="22"/>
          <w:lang w:val="en-AU" w:eastAsia="en-AU"/>
        </w:rPr>
      </w:pPr>
      <w:ins w:id="748" w:author="David Taylor" w:date="2020-09-16T10:00:00Z">
        <w:del w:id="749" w:author="Tristan" w:date="2020-09-17T10:17:00Z">
          <w:r w:rsidRPr="007F0C2B" w:rsidDel="00DE721A">
            <w:rPr>
              <w:noProof/>
              <w:color w:val="000000"/>
            </w:rPr>
            <w:delText>6.2.2</w:delText>
          </w:r>
          <w:r w:rsidDel="00DE721A">
            <w:rPr>
              <w:rFonts w:eastAsiaTheme="minorEastAsia" w:cstheme="minorBidi"/>
              <w:noProof/>
              <w:sz w:val="22"/>
              <w:szCs w:val="22"/>
              <w:lang w:val="en-AU" w:eastAsia="en-AU"/>
            </w:rPr>
            <w:tab/>
          </w:r>
          <w:r w:rsidRPr="007F0C2B" w:rsidDel="00DE721A">
            <w:rPr>
              <w:rFonts w:cstheme="majorHAnsi"/>
              <w:noProof/>
              <w:color w:val="000000"/>
            </w:rPr>
            <w:delText>Server Attributes</w:delText>
          </w:r>
          <w:r w:rsidDel="00DE721A">
            <w:rPr>
              <w:noProof/>
            </w:rPr>
            <w:tab/>
            <w:delText>27</w:delText>
          </w:r>
        </w:del>
      </w:ins>
    </w:p>
    <w:p w14:paraId="3881771D" w14:textId="6A4EA6E8" w:rsidR="00261C32" w:rsidDel="00DE721A" w:rsidRDefault="00261C32">
      <w:pPr>
        <w:pStyle w:val="TOC3"/>
        <w:tabs>
          <w:tab w:val="left" w:pos="880"/>
          <w:tab w:val="right" w:pos="9350"/>
        </w:tabs>
        <w:rPr>
          <w:ins w:id="750" w:author="David Taylor" w:date="2020-09-16T10:00:00Z"/>
          <w:del w:id="751" w:author="Tristan" w:date="2020-09-17T10:17:00Z"/>
          <w:rFonts w:eastAsiaTheme="minorEastAsia" w:cstheme="minorBidi"/>
          <w:noProof/>
          <w:sz w:val="22"/>
          <w:szCs w:val="22"/>
          <w:lang w:val="en-AU" w:eastAsia="en-AU"/>
        </w:rPr>
      </w:pPr>
      <w:ins w:id="752" w:author="David Taylor" w:date="2020-09-16T10:00:00Z">
        <w:del w:id="753" w:author="Tristan" w:date="2020-09-17T10:17:00Z">
          <w:r w:rsidRPr="007F0C2B" w:rsidDel="00DE721A">
            <w:rPr>
              <w:noProof/>
            </w:rPr>
            <w:delText>6.2.3</w:delText>
          </w:r>
          <w:r w:rsidDel="00DE721A">
            <w:rPr>
              <w:rFonts w:eastAsiaTheme="minorEastAsia" w:cstheme="minorBidi"/>
              <w:noProof/>
              <w:sz w:val="22"/>
              <w:szCs w:val="22"/>
              <w:lang w:val="en-AU" w:eastAsia="en-AU"/>
            </w:rPr>
            <w:tab/>
          </w:r>
          <w:r w:rsidDel="00DE721A">
            <w:rPr>
              <w:noProof/>
            </w:rPr>
            <w:delText>Relations</w:delText>
          </w:r>
          <w:r w:rsidDel="00DE721A">
            <w:rPr>
              <w:noProof/>
            </w:rPr>
            <w:tab/>
            <w:delText>27</w:delText>
          </w:r>
        </w:del>
      </w:ins>
    </w:p>
    <w:p w14:paraId="59C36C06" w14:textId="37E75C37" w:rsidR="00261C32" w:rsidDel="00DE721A" w:rsidRDefault="00261C32">
      <w:pPr>
        <w:pStyle w:val="TOC2"/>
        <w:tabs>
          <w:tab w:val="left" w:pos="660"/>
          <w:tab w:val="right" w:pos="9350"/>
        </w:tabs>
        <w:rPr>
          <w:ins w:id="754" w:author="David Taylor" w:date="2020-09-16T10:00:00Z"/>
          <w:del w:id="755" w:author="Tristan" w:date="2020-09-17T10:17:00Z"/>
          <w:rFonts w:eastAsiaTheme="minorEastAsia" w:cstheme="minorBidi"/>
          <w:b w:val="0"/>
          <w:bCs w:val="0"/>
          <w:noProof/>
          <w:sz w:val="22"/>
          <w:szCs w:val="22"/>
          <w:lang w:val="en-AU" w:eastAsia="en-AU"/>
        </w:rPr>
      </w:pPr>
      <w:ins w:id="756" w:author="David Taylor" w:date="2020-09-16T10:00:00Z">
        <w:del w:id="757" w:author="Tristan" w:date="2020-09-17T10:17:00Z">
          <w:r w:rsidRPr="007F0C2B" w:rsidDel="00DE721A">
            <w:rPr>
              <w:rFonts w:cstheme="majorHAnsi"/>
              <w:noProof/>
              <w:color w:val="000000"/>
            </w:rPr>
            <w:delText>6.3</w:delText>
          </w:r>
          <w:r w:rsidDel="00DE721A">
            <w:rPr>
              <w:rFonts w:eastAsiaTheme="minorEastAsia" w:cstheme="minorBidi"/>
              <w:b w:val="0"/>
              <w:bCs w:val="0"/>
              <w:noProof/>
              <w:sz w:val="22"/>
              <w:szCs w:val="22"/>
              <w:lang w:val="en-AU" w:eastAsia="en-AU"/>
            </w:rPr>
            <w:tab/>
          </w:r>
          <w:r w:rsidRPr="007F0C2B" w:rsidDel="00DE721A">
            <w:rPr>
              <w:rFonts w:cstheme="majorHAnsi"/>
              <w:noProof/>
              <w:color w:val="000000"/>
            </w:rPr>
            <w:delText>The Dashboard</w:delText>
          </w:r>
          <w:r w:rsidDel="00DE721A">
            <w:rPr>
              <w:noProof/>
            </w:rPr>
            <w:tab/>
            <w:delText>28</w:delText>
          </w:r>
        </w:del>
      </w:ins>
    </w:p>
    <w:p w14:paraId="39140FE0" w14:textId="2BDDE201" w:rsidR="00261C32" w:rsidDel="00DE721A" w:rsidRDefault="00261C32">
      <w:pPr>
        <w:pStyle w:val="TOC1"/>
        <w:tabs>
          <w:tab w:val="left" w:pos="440"/>
          <w:tab w:val="right" w:pos="9350"/>
        </w:tabs>
        <w:rPr>
          <w:ins w:id="758" w:author="David Taylor" w:date="2020-09-16T10:00:00Z"/>
          <w:del w:id="759" w:author="Tristan" w:date="2020-09-17T10:17:00Z"/>
          <w:rFonts w:asciiTheme="minorHAnsi" w:eastAsiaTheme="minorEastAsia" w:hAnsiTheme="minorHAnsi" w:cstheme="minorBidi"/>
          <w:b w:val="0"/>
          <w:bCs w:val="0"/>
          <w:caps w:val="0"/>
          <w:noProof/>
          <w:sz w:val="22"/>
          <w:szCs w:val="22"/>
          <w:lang w:val="en-AU" w:eastAsia="en-AU"/>
        </w:rPr>
      </w:pPr>
      <w:ins w:id="760" w:author="David Taylor" w:date="2020-09-16T10:00:00Z">
        <w:del w:id="761" w:author="Tristan" w:date="2020-09-17T10:17:00Z">
          <w:r w:rsidRPr="007F0C2B" w:rsidDel="00DE721A">
            <w:rPr>
              <w:rFonts w:cstheme="majorHAnsi"/>
              <w:noProof/>
              <w:color w:val="000000"/>
            </w:rPr>
            <w:delText>7</w:delText>
          </w:r>
          <w:r w:rsidDel="00DE721A">
            <w:rPr>
              <w:rFonts w:asciiTheme="minorHAnsi" w:eastAsiaTheme="minorEastAsia" w:hAnsiTheme="minorHAnsi" w:cstheme="minorBidi"/>
              <w:b w:val="0"/>
              <w:bCs w:val="0"/>
              <w:caps w:val="0"/>
              <w:noProof/>
              <w:sz w:val="22"/>
              <w:szCs w:val="22"/>
              <w:lang w:val="en-AU" w:eastAsia="en-AU"/>
            </w:rPr>
            <w:tab/>
          </w:r>
          <w:r w:rsidRPr="007F0C2B" w:rsidDel="00DE721A">
            <w:rPr>
              <w:rFonts w:cstheme="majorHAnsi"/>
              <w:noProof/>
              <w:color w:val="000000"/>
            </w:rPr>
            <w:delText>Pump Simulator Software</w:delText>
          </w:r>
          <w:r w:rsidDel="00DE721A">
            <w:rPr>
              <w:noProof/>
            </w:rPr>
            <w:tab/>
            <w:delText>30</w:delText>
          </w:r>
        </w:del>
      </w:ins>
    </w:p>
    <w:p w14:paraId="51B1DB37" w14:textId="6DEA5D47" w:rsidR="00261C32" w:rsidDel="00DE721A" w:rsidRDefault="00261C32">
      <w:pPr>
        <w:pStyle w:val="TOC1"/>
        <w:tabs>
          <w:tab w:val="left" w:pos="440"/>
          <w:tab w:val="right" w:pos="9350"/>
        </w:tabs>
        <w:rPr>
          <w:ins w:id="762" w:author="David Taylor" w:date="2020-09-16T10:00:00Z"/>
          <w:del w:id="763" w:author="Tristan" w:date="2020-09-17T10:17:00Z"/>
          <w:rFonts w:asciiTheme="minorHAnsi" w:eastAsiaTheme="minorEastAsia" w:hAnsiTheme="minorHAnsi" w:cstheme="minorBidi"/>
          <w:b w:val="0"/>
          <w:bCs w:val="0"/>
          <w:caps w:val="0"/>
          <w:noProof/>
          <w:sz w:val="22"/>
          <w:szCs w:val="22"/>
          <w:lang w:val="en-AU" w:eastAsia="en-AU"/>
        </w:rPr>
      </w:pPr>
      <w:ins w:id="764" w:author="David Taylor" w:date="2020-09-16T10:00:00Z">
        <w:del w:id="765" w:author="Tristan" w:date="2020-09-17T10:17:00Z">
          <w:r w:rsidDel="00DE721A">
            <w:rPr>
              <w:noProof/>
            </w:rPr>
            <w:delText>8</w:delText>
          </w:r>
          <w:r w:rsidDel="00DE721A">
            <w:rPr>
              <w:rFonts w:asciiTheme="minorHAnsi" w:eastAsiaTheme="minorEastAsia" w:hAnsiTheme="minorHAnsi" w:cstheme="minorBidi"/>
              <w:b w:val="0"/>
              <w:bCs w:val="0"/>
              <w:caps w:val="0"/>
              <w:noProof/>
              <w:sz w:val="22"/>
              <w:szCs w:val="22"/>
              <w:lang w:val="en-AU" w:eastAsia="en-AU"/>
            </w:rPr>
            <w:tab/>
          </w:r>
          <w:r w:rsidDel="00DE721A">
            <w:rPr>
              <w:noProof/>
            </w:rPr>
            <w:delText>Troubleshooting</w:delText>
          </w:r>
          <w:r w:rsidDel="00DE721A">
            <w:rPr>
              <w:noProof/>
            </w:rPr>
            <w:tab/>
            <w:delText>32</w:delText>
          </w:r>
        </w:del>
      </w:ins>
    </w:p>
    <w:p w14:paraId="5D08037C" w14:textId="77777777" w:rsidR="00261C32" w:rsidDel="00DE721A" w:rsidRDefault="00261C32">
      <w:pPr>
        <w:pStyle w:val="TOC1"/>
        <w:tabs>
          <w:tab w:val="left" w:pos="440"/>
          <w:tab w:val="right" w:pos="9350"/>
        </w:tabs>
        <w:rPr>
          <w:del w:id="766" w:author="Tristan" w:date="2020-09-17T10:17:00Z"/>
          <w:noProof/>
        </w:rPr>
      </w:pPr>
    </w:p>
    <w:p w14:paraId="0DC37BBC" w14:textId="33CFF6DE" w:rsidR="00D64712" w:rsidDel="00DE721A" w:rsidRDefault="00D64712">
      <w:pPr>
        <w:pStyle w:val="TOC1"/>
        <w:tabs>
          <w:tab w:val="left" w:pos="440"/>
          <w:tab w:val="right" w:pos="9350"/>
        </w:tabs>
        <w:rPr>
          <w:del w:id="767" w:author="Tristan" w:date="2020-09-17T10:17:00Z"/>
          <w:noProof/>
        </w:rPr>
      </w:pPr>
    </w:p>
    <w:p w14:paraId="539D0FE2" w14:textId="390142FE" w:rsidR="00EE0D67" w:rsidDel="00DE721A" w:rsidRDefault="00EE0D67">
      <w:pPr>
        <w:pStyle w:val="TOC1"/>
        <w:tabs>
          <w:tab w:val="left" w:pos="440"/>
          <w:tab w:val="right" w:pos="9350"/>
        </w:tabs>
        <w:rPr>
          <w:del w:id="768" w:author="Tristan" w:date="2020-09-17T10:17:00Z"/>
          <w:noProof/>
        </w:rPr>
      </w:pPr>
    </w:p>
    <w:p w14:paraId="7EE2A953" w14:textId="77777777" w:rsidR="0022373E" w:rsidDel="00DE721A" w:rsidRDefault="0022373E">
      <w:pPr>
        <w:pStyle w:val="TOC1"/>
        <w:tabs>
          <w:tab w:val="left" w:pos="440"/>
          <w:tab w:val="right" w:pos="9350"/>
        </w:tabs>
        <w:rPr>
          <w:del w:id="769" w:author="Tristan" w:date="2020-09-17T10:17:00Z"/>
          <w:noProof/>
        </w:rPr>
      </w:pPr>
    </w:p>
    <w:p w14:paraId="6D084DBC" w14:textId="77777777" w:rsidR="0022373E" w:rsidDel="00DE721A" w:rsidRDefault="0022373E">
      <w:pPr>
        <w:pStyle w:val="TOC1"/>
        <w:tabs>
          <w:tab w:val="left" w:pos="440"/>
          <w:tab w:val="right" w:pos="9350"/>
        </w:tabs>
        <w:rPr>
          <w:del w:id="770" w:author="Tristan" w:date="2020-09-17T10:17:00Z"/>
          <w:noProof/>
        </w:rPr>
      </w:pPr>
    </w:p>
    <w:p w14:paraId="1254495D" w14:textId="77777777" w:rsidR="0022373E" w:rsidDel="00DE721A" w:rsidRDefault="0022373E">
      <w:pPr>
        <w:pStyle w:val="TOC1"/>
        <w:tabs>
          <w:tab w:val="left" w:pos="440"/>
          <w:tab w:val="right" w:pos="9350"/>
        </w:tabs>
        <w:rPr>
          <w:del w:id="771" w:author="Tristan" w:date="2020-09-17T10:17:00Z"/>
          <w:noProof/>
        </w:rPr>
      </w:pPr>
    </w:p>
    <w:p w14:paraId="201ABE94" w14:textId="77777777" w:rsidR="0022373E" w:rsidDel="00DE721A" w:rsidRDefault="0022373E">
      <w:pPr>
        <w:pStyle w:val="TOC1"/>
        <w:tabs>
          <w:tab w:val="left" w:pos="440"/>
          <w:tab w:val="right" w:pos="9350"/>
        </w:tabs>
        <w:rPr>
          <w:del w:id="772" w:author="Tristan" w:date="2020-09-17T10:17:00Z"/>
          <w:noProof/>
        </w:rPr>
      </w:pPr>
    </w:p>
    <w:p w14:paraId="4B966611" w14:textId="77777777" w:rsidR="0022373E" w:rsidDel="00DE721A" w:rsidRDefault="0022373E">
      <w:pPr>
        <w:pStyle w:val="TOC1"/>
        <w:tabs>
          <w:tab w:val="left" w:pos="440"/>
          <w:tab w:val="right" w:pos="9350"/>
        </w:tabs>
        <w:rPr>
          <w:del w:id="773" w:author="Tristan" w:date="2020-09-17T10:17:00Z"/>
          <w:noProof/>
        </w:rPr>
      </w:pPr>
    </w:p>
    <w:p w14:paraId="4340C67C" w14:textId="77777777" w:rsidR="0022373E" w:rsidDel="00DE721A" w:rsidRDefault="0022373E">
      <w:pPr>
        <w:pStyle w:val="TOC1"/>
        <w:tabs>
          <w:tab w:val="left" w:pos="440"/>
          <w:tab w:val="right" w:pos="9350"/>
        </w:tabs>
        <w:rPr>
          <w:del w:id="774" w:author="Tristan" w:date="2020-09-17T10:17:00Z"/>
          <w:noProof/>
        </w:rPr>
      </w:pPr>
    </w:p>
    <w:p w14:paraId="36335527" w14:textId="77777777" w:rsidR="00446876" w:rsidDel="00DE721A" w:rsidRDefault="00446876">
      <w:pPr>
        <w:pStyle w:val="TOC1"/>
        <w:tabs>
          <w:tab w:val="left" w:pos="440"/>
          <w:tab w:val="right" w:pos="9350"/>
        </w:tabs>
        <w:rPr>
          <w:del w:id="775" w:author="Tristan" w:date="2020-09-17T10:17:00Z"/>
          <w:noProof/>
        </w:rPr>
      </w:pPr>
    </w:p>
    <w:p w14:paraId="4BDF10F1" w14:textId="77777777" w:rsidR="00446876" w:rsidDel="00DE721A" w:rsidRDefault="00446876">
      <w:pPr>
        <w:pStyle w:val="TOC1"/>
        <w:tabs>
          <w:tab w:val="left" w:pos="440"/>
          <w:tab w:val="right" w:pos="9350"/>
        </w:tabs>
        <w:rPr>
          <w:del w:id="776" w:author="Tristan" w:date="2020-09-17T10:17:00Z"/>
          <w:noProof/>
        </w:rPr>
      </w:pPr>
    </w:p>
    <w:p w14:paraId="66C7C1F3" w14:textId="77777777" w:rsidR="00446876" w:rsidDel="00DE721A" w:rsidRDefault="00446876">
      <w:pPr>
        <w:pStyle w:val="TOC1"/>
        <w:tabs>
          <w:tab w:val="left" w:pos="440"/>
          <w:tab w:val="right" w:pos="9350"/>
        </w:tabs>
        <w:rPr>
          <w:del w:id="777" w:author="Tristan" w:date="2020-09-17T10:17:00Z"/>
          <w:noProof/>
        </w:rPr>
      </w:pPr>
    </w:p>
    <w:p w14:paraId="7EFB6EBE" w14:textId="77777777" w:rsidR="00446876" w:rsidDel="00DE721A" w:rsidRDefault="00446876">
      <w:pPr>
        <w:pStyle w:val="TOC1"/>
        <w:tabs>
          <w:tab w:val="left" w:pos="440"/>
          <w:tab w:val="right" w:pos="9350"/>
        </w:tabs>
        <w:rPr>
          <w:del w:id="778" w:author="Tristan" w:date="2020-09-17T10:17:00Z"/>
          <w:noProof/>
        </w:rPr>
      </w:pPr>
    </w:p>
    <w:p w14:paraId="74DDAA9E" w14:textId="77777777" w:rsidR="00446876" w:rsidDel="00DE721A" w:rsidRDefault="00446876">
      <w:pPr>
        <w:pStyle w:val="TOC1"/>
        <w:tabs>
          <w:tab w:val="left" w:pos="440"/>
          <w:tab w:val="right" w:pos="9350"/>
        </w:tabs>
        <w:rPr>
          <w:del w:id="779" w:author="Tristan" w:date="2020-09-17T10:17:00Z"/>
          <w:noProof/>
        </w:rPr>
      </w:pPr>
    </w:p>
    <w:p w14:paraId="11B0D456" w14:textId="77777777" w:rsidR="00424BB9" w:rsidDel="00DE721A" w:rsidRDefault="00424BB9">
      <w:pPr>
        <w:pStyle w:val="TOC1"/>
        <w:tabs>
          <w:tab w:val="left" w:pos="440"/>
          <w:tab w:val="right" w:pos="9350"/>
        </w:tabs>
        <w:rPr>
          <w:del w:id="780" w:author="Tristan" w:date="2020-09-17T10:17:00Z"/>
          <w:noProof/>
        </w:rPr>
      </w:pPr>
    </w:p>
    <w:p w14:paraId="245981BB" w14:textId="77777777" w:rsidR="00424BB9" w:rsidDel="00DE721A" w:rsidRDefault="00424BB9">
      <w:pPr>
        <w:rPr>
          <w:del w:id="781" w:author="Tristan" w:date="2020-09-17T10:17:00Z"/>
          <w:noProof/>
        </w:rPr>
      </w:pPr>
    </w:p>
    <w:p w14:paraId="6B0D0242" w14:textId="75BE65EF" w:rsidR="002D38B1" w:rsidRPr="00324902" w:rsidRDefault="00424BB9">
      <w:pPr>
        <w:rPr>
          <w:rFonts w:cstheme="majorHAnsi"/>
          <w:color w:val="000000"/>
        </w:rPr>
      </w:pPr>
      <w:ins w:id="782" w:author="David Taylor" w:date="2020-09-11T16:09:00Z">
        <w:r>
          <w:rPr>
            <w:rFonts w:cstheme="majorHAnsi"/>
            <w:b/>
            <w:bCs/>
            <w:caps/>
            <w:noProof/>
            <w:color w:val="000000"/>
            <w:u w:val="single"/>
          </w:rPr>
          <w:fldChar w:fldCharType="end"/>
        </w:r>
      </w:ins>
    </w:p>
    <w:p w14:paraId="6D1C9AE1" w14:textId="77777777" w:rsidR="002D38B1" w:rsidRPr="00324902" w:rsidRDefault="002D38B1" w:rsidP="002D38B1">
      <w:pPr>
        <w:rPr>
          <w:rFonts w:cstheme="majorHAnsi"/>
          <w:b/>
          <w:bCs/>
          <w:color w:val="000000"/>
        </w:rPr>
        <w:sectPr w:rsidR="002D38B1" w:rsidRPr="00324902" w:rsidSect="007E6AEE">
          <w:headerReference w:type="default" r:id="rId11"/>
          <w:footerReference w:type="default" r:id="rId12"/>
          <w:headerReference w:type="first" r:id="rId13"/>
          <w:footerReference w:type="first" r:id="rId14"/>
          <w:pgSz w:w="11906" w:h="16838" w:code="9"/>
          <w:pgMar w:top="1440" w:right="1440" w:bottom="1440" w:left="1440" w:header="720" w:footer="720" w:gutter="0"/>
          <w:cols w:space="720"/>
          <w:titlePg/>
          <w:docGrid w:linePitch="299"/>
          <w:sectPrChange w:id="783" w:author="David Taylor" w:date="2020-10-09T09:51:00Z">
            <w:sectPr w:rsidR="002D38B1" w:rsidRPr="00324902" w:rsidSect="007E6AEE">
              <w:pgSz w:w="12240" w:h="15840" w:code="0"/>
              <w:pgMar w:top="1440" w:right="1440" w:bottom="1440" w:left="1440" w:header="720" w:footer="720" w:gutter="0"/>
            </w:sectPr>
          </w:sectPrChange>
        </w:sectPr>
      </w:pPr>
    </w:p>
    <w:p w14:paraId="7EE8BEEC" w14:textId="71B07475" w:rsidR="001D08C2" w:rsidRPr="00324902" w:rsidRDefault="001D08C2" w:rsidP="00B748F5">
      <w:pPr>
        <w:pStyle w:val="Heading1"/>
      </w:pPr>
      <w:bookmarkStart w:id="784" w:name="_Toc51230559"/>
      <w:r w:rsidRPr="00324902">
        <w:lastRenderedPageBreak/>
        <w:t>PREFACE</w:t>
      </w:r>
      <w:bookmarkEnd w:id="784"/>
    </w:p>
    <w:p w14:paraId="65BD95B4" w14:textId="2F38DF08" w:rsidR="000C50E8" w:rsidRPr="00324902" w:rsidRDefault="000C50E8" w:rsidP="000C50E8">
      <w:pPr>
        <w:pStyle w:val="Heading2"/>
      </w:pPr>
      <w:bookmarkStart w:id="785" w:name="_Toc51230560"/>
      <w:r w:rsidRPr="00324902">
        <w:t>Description of the User</w:t>
      </w:r>
      <w:r w:rsidR="003977A3">
        <w:t>/s</w:t>
      </w:r>
      <w:bookmarkEnd w:id="785"/>
    </w:p>
    <w:p w14:paraId="30237A01" w14:textId="77777777" w:rsidR="003977A3" w:rsidRDefault="003977A3" w:rsidP="003977A3">
      <w:r>
        <w:t xml:space="preserve">This manual is aimed at two types of user. The first is the end user, farmers on the land utilizing the bore pump control system remotely, and technical users at DPI configuring and administering the system. </w:t>
      </w:r>
    </w:p>
    <w:p w14:paraId="5C0C33A1" w14:textId="77777777" w:rsidR="003977A3" w:rsidRDefault="003977A3" w:rsidP="003977A3">
      <w:r>
        <w:t>The ‘Farmer’ persona is not necessarily a technically minded person. They are looking for a simple way to use and automate their bore pump operation.</w:t>
      </w:r>
    </w:p>
    <w:p w14:paraId="5B259B53" w14:textId="77777777" w:rsidR="003977A3" w:rsidRDefault="003977A3" w:rsidP="003977A3">
      <w:r>
        <w:t>The ‘DPI’ user is more technical, able to configure remote systems and understands concepts such as the network stack and can differentiate (or even write code) between different programming languages.</w:t>
      </w:r>
    </w:p>
    <w:p w14:paraId="4CC4B850" w14:textId="77EA14C3" w:rsidR="003977A3" w:rsidRPr="00324902" w:rsidRDefault="003977A3" w:rsidP="003977A3">
      <w:r>
        <w:t xml:space="preserve">No certification is required to operate this </w:t>
      </w:r>
      <w:proofErr w:type="gramStart"/>
      <w:r>
        <w:t>system,</w:t>
      </w:r>
      <w:proofErr w:type="gramEnd"/>
      <w:r>
        <w:t xml:space="preserve"> however an experienced operator should be tasked with its configuration.</w:t>
      </w:r>
    </w:p>
    <w:p w14:paraId="1DC7B67D" w14:textId="42CEC072" w:rsidR="0033247C" w:rsidRPr="00324902" w:rsidRDefault="0033247C" w:rsidP="00B0242F"/>
    <w:p w14:paraId="59507056" w14:textId="104E27B4" w:rsidR="00645009" w:rsidRPr="00324902" w:rsidDel="00211B92" w:rsidRDefault="00645009" w:rsidP="008D5B56">
      <w:pPr>
        <w:pStyle w:val="Heading2"/>
        <w:rPr>
          <w:del w:id="786" w:author="Tristan Stark" w:date="2020-09-17T09:02:00Z"/>
        </w:rPr>
      </w:pPr>
      <w:commentRangeStart w:id="787"/>
      <w:del w:id="788" w:author="Tristan Stark" w:date="2020-09-17T09:02:00Z">
        <w:r w:rsidRPr="00324902" w:rsidDel="00211B92">
          <w:delText>Conventions</w:delText>
        </w:r>
        <w:r w:rsidR="007A2CE6" w:rsidRPr="00324902" w:rsidDel="00211B92">
          <w:delText xml:space="preserve"> Used in This Manual</w:delText>
        </w:r>
      </w:del>
    </w:p>
    <w:p w14:paraId="056B7327" w14:textId="748699FB" w:rsidR="004F1C93" w:rsidRPr="00324902" w:rsidDel="00211B92" w:rsidRDefault="004F1C93" w:rsidP="007A2CE6">
      <w:pPr>
        <w:rPr>
          <w:del w:id="789" w:author="Tristan Stark" w:date="2020-09-17T09:02:00Z"/>
          <w:rFonts w:cstheme="majorHAnsi"/>
        </w:rPr>
      </w:pPr>
      <w:del w:id="790" w:author="Tristan Stark" w:date="2020-09-17T09:02:00Z">
        <w:r w:rsidRPr="00324902" w:rsidDel="00211B92">
          <w:rPr>
            <w:rFonts w:cstheme="majorHAnsi"/>
          </w:rPr>
          <w:delText>The following style conventions are used in this document:</w:delText>
        </w:r>
      </w:del>
    </w:p>
    <w:p w14:paraId="17E50E9D" w14:textId="7ADC5A75" w:rsidR="004F1C93" w:rsidRPr="00324902" w:rsidDel="00211B92" w:rsidRDefault="004F1C93" w:rsidP="007A2CE6">
      <w:pPr>
        <w:rPr>
          <w:del w:id="791" w:author="Tristan Stark" w:date="2020-09-17T09:02:00Z"/>
          <w:rFonts w:cstheme="majorHAnsi"/>
        </w:rPr>
      </w:pPr>
      <w:del w:id="792" w:author="Tristan Stark" w:date="2020-09-17T09:02:00Z">
        <w:r w:rsidRPr="00324902" w:rsidDel="00211B92">
          <w:rPr>
            <w:rFonts w:cstheme="majorHAnsi"/>
            <w:b/>
          </w:rPr>
          <w:delText>Bold</w:delText>
        </w:r>
        <w:r w:rsidR="007A2CE6" w:rsidRPr="00324902" w:rsidDel="00211B92">
          <w:rPr>
            <w:rFonts w:cstheme="majorHAnsi"/>
            <w:b/>
          </w:rPr>
          <w:br/>
        </w:r>
        <w:r w:rsidRPr="00324902" w:rsidDel="00211B92">
          <w:rPr>
            <w:rFonts w:cstheme="majorHAnsi"/>
          </w:rPr>
          <w:delText xml:space="preserve">Names of </w:delText>
        </w:r>
        <w:r w:rsidR="007A2CE6" w:rsidRPr="00324902" w:rsidDel="00211B92">
          <w:rPr>
            <w:rFonts w:cstheme="majorHAnsi"/>
          </w:rPr>
          <w:delText xml:space="preserve">product elements, </w:delText>
        </w:r>
        <w:r w:rsidRPr="00324902" w:rsidDel="00211B92">
          <w:rPr>
            <w:rFonts w:cstheme="majorHAnsi"/>
          </w:rPr>
          <w:delText>commands, options, programs, processes, services, and utilities Names of interface elements (such windows, dialog boxes, buttons, fields, and menus)</w:delText>
        </w:r>
        <w:r w:rsidR="007A2CE6" w:rsidRPr="00324902" w:rsidDel="00211B92">
          <w:rPr>
            <w:rFonts w:cstheme="majorHAnsi"/>
          </w:rPr>
          <w:br/>
        </w:r>
        <w:r w:rsidRPr="00324902" w:rsidDel="00211B92">
          <w:rPr>
            <w:rFonts w:cstheme="majorHAnsi"/>
          </w:rPr>
          <w:delText xml:space="preserve">Interface elements the user selects, clicks, presses, or types </w:delText>
        </w:r>
      </w:del>
    </w:p>
    <w:p w14:paraId="07D2CEB7" w14:textId="22A7517B" w:rsidR="004F1C93" w:rsidRPr="00324902" w:rsidDel="00211B92" w:rsidRDefault="004F1C93" w:rsidP="007A2CE6">
      <w:pPr>
        <w:rPr>
          <w:del w:id="793" w:author="Tristan Stark" w:date="2020-09-17T09:02:00Z"/>
          <w:rFonts w:cstheme="majorHAnsi"/>
        </w:rPr>
      </w:pPr>
      <w:del w:id="794" w:author="Tristan Stark" w:date="2020-09-17T09:02:00Z">
        <w:r w:rsidRPr="00324902" w:rsidDel="00211B92">
          <w:rPr>
            <w:rFonts w:cstheme="majorHAnsi"/>
            <w:i/>
          </w:rPr>
          <w:delText xml:space="preserve">Italic </w:delText>
        </w:r>
        <w:r w:rsidR="007A2CE6" w:rsidRPr="00324902" w:rsidDel="00211B92">
          <w:rPr>
            <w:rFonts w:cstheme="majorHAnsi"/>
            <w:i/>
          </w:rPr>
          <w:br/>
        </w:r>
        <w:r w:rsidRPr="00324902" w:rsidDel="00211B92">
          <w:rPr>
            <w:rFonts w:cstheme="majorHAnsi"/>
          </w:rPr>
          <w:delText>Publication titles referenced in text</w:delText>
        </w:r>
        <w:r w:rsidR="007A2CE6" w:rsidRPr="00324902" w:rsidDel="00211B92">
          <w:rPr>
            <w:rFonts w:cstheme="majorHAnsi"/>
          </w:rPr>
          <w:br/>
        </w:r>
        <w:r w:rsidRPr="00324902" w:rsidDel="00211B92">
          <w:rPr>
            <w:rFonts w:cstheme="majorHAnsi"/>
          </w:rPr>
          <w:delText>Emphasis (for example a new term)</w:delText>
        </w:r>
        <w:r w:rsidR="007A2CE6" w:rsidRPr="00324902" w:rsidDel="00211B92">
          <w:rPr>
            <w:rFonts w:cstheme="majorHAnsi"/>
          </w:rPr>
          <w:br/>
        </w:r>
        <w:r w:rsidRPr="00324902" w:rsidDel="00211B92">
          <w:rPr>
            <w:rFonts w:cstheme="majorHAnsi"/>
          </w:rPr>
          <w:delText>Variables</w:delText>
        </w:r>
      </w:del>
    </w:p>
    <w:p w14:paraId="594873EE" w14:textId="180992E3" w:rsidR="004F1C93" w:rsidRPr="00324902" w:rsidDel="00211B92" w:rsidRDefault="004F1C93" w:rsidP="007A2CE6">
      <w:pPr>
        <w:rPr>
          <w:del w:id="795" w:author="Tristan Stark" w:date="2020-09-17T09:02:00Z"/>
          <w:rFonts w:cstheme="majorHAnsi"/>
        </w:rPr>
      </w:pPr>
      <w:del w:id="796" w:author="Tristan Stark" w:date="2020-09-17T09:02:00Z">
        <w:r w:rsidRPr="00324902" w:rsidDel="00211B92">
          <w:rPr>
            <w:rFonts w:ascii="Courier New" w:hAnsi="Courier New" w:cs="Courier New"/>
          </w:rPr>
          <w:delText>Courier</w:delText>
        </w:r>
        <w:r w:rsidR="007A2CE6" w:rsidRPr="00324902" w:rsidDel="00211B92">
          <w:rPr>
            <w:rFonts w:cstheme="majorHAnsi"/>
          </w:rPr>
          <w:br/>
        </w:r>
        <w:r w:rsidRPr="00324902" w:rsidDel="00211B92">
          <w:rPr>
            <w:rFonts w:cstheme="majorHAnsi"/>
          </w:rPr>
          <w:delText>System output, such as an error message or script</w:delText>
        </w:r>
        <w:r w:rsidR="007A2CE6" w:rsidRPr="00324902" w:rsidDel="00211B92">
          <w:rPr>
            <w:rFonts w:cstheme="majorHAnsi"/>
          </w:rPr>
          <w:br/>
        </w:r>
        <w:r w:rsidRPr="00324902" w:rsidDel="00211B92">
          <w:rPr>
            <w:rFonts w:cstheme="majorHAnsi"/>
          </w:rPr>
          <w:delText>URLs, complete paths, filenames, prompts, and syntax</w:delText>
        </w:r>
      </w:del>
    </w:p>
    <w:p w14:paraId="00DDC8A7" w14:textId="4784FAC4" w:rsidR="00B0242F" w:rsidRPr="00324902" w:rsidRDefault="004F1C93" w:rsidP="003977A3">
      <w:pPr>
        <w:spacing w:after="200"/>
      </w:pPr>
      <w:del w:id="797" w:author="Tristan Stark" w:date="2020-09-17T09:02:00Z">
        <w:r w:rsidRPr="00324902" w:rsidDel="00211B92">
          <w:rPr>
            <w:rFonts w:cstheme="majorHAnsi"/>
          </w:rPr>
          <w:delText>User input variables</w:delText>
        </w:r>
        <w:r w:rsidR="00042524" w:rsidRPr="00324902" w:rsidDel="00211B92">
          <w:rPr>
            <w:rFonts w:cstheme="majorHAnsi"/>
          </w:rPr>
          <w:br/>
        </w:r>
        <w:r w:rsidRPr="00324902" w:rsidDel="00211B92">
          <w:rPr>
            <w:rFonts w:cstheme="majorHAnsi"/>
          </w:rPr>
          <w:delText xml:space="preserve">&lt; &gt; </w:delText>
        </w:r>
        <w:r w:rsidRPr="00324902" w:rsidDel="00211B92">
          <w:rPr>
            <w:rFonts w:cstheme="majorHAnsi"/>
          </w:rPr>
          <w:tab/>
          <w:delText xml:space="preserve">Angle brackets </w:delText>
        </w:r>
        <w:r w:rsidR="007A2CE6" w:rsidRPr="00324902" w:rsidDel="00211B92">
          <w:delText>surround user-supplied values</w:delText>
        </w:r>
        <w:r w:rsidR="007A2CE6" w:rsidRPr="00324902" w:rsidDel="00211B92">
          <w:rPr>
            <w:rFonts w:cstheme="majorHAnsi"/>
          </w:rPr>
          <w:br/>
        </w:r>
        <w:r w:rsidRPr="00324902" w:rsidDel="00211B92">
          <w:rPr>
            <w:rFonts w:cstheme="majorHAnsi"/>
          </w:rPr>
          <w:delText xml:space="preserve">[ ] </w:delText>
        </w:r>
        <w:r w:rsidRPr="00324902" w:rsidDel="00211B92">
          <w:rPr>
            <w:rFonts w:cstheme="majorHAnsi"/>
          </w:rPr>
          <w:tab/>
          <w:delText>Square brackets</w:delText>
        </w:r>
        <w:r w:rsidR="007A2CE6" w:rsidRPr="00324902" w:rsidDel="00211B92">
          <w:rPr>
            <w:rFonts w:cstheme="majorHAnsi"/>
          </w:rPr>
          <w:delText xml:space="preserve"> </w:delText>
        </w:r>
        <w:r w:rsidR="007A2CE6" w:rsidRPr="00324902" w:rsidDel="00211B92">
          <w:delText>surround optional items</w:delText>
        </w:r>
        <w:r w:rsidR="007A2CE6" w:rsidRPr="00324902" w:rsidDel="00211B92">
          <w:rPr>
            <w:rFonts w:cstheme="majorHAnsi"/>
          </w:rPr>
          <w:br/>
        </w:r>
        <w:r w:rsidRPr="00324902" w:rsidDel="00211B92">
          <w:rPr>
            <w:rFonts w:cstheme="majorHAnsi"/>
          </w:rPr>
          <w:delText xml:space="preserve">| </w:delText>
        </w:r>
        <w:r w:rsidRPr="00324902" w:rsidDel="00211B92">
          <w:rPr>
            <w:rFonts w:cstheme="majorHAnsi"/>
          </w:rPr>
          <w:tab/>
          <w:delText>Vertical bar indicates alternate selections - the bar means “or”</w:delText>
        </w:r>
        <w:commentRangeEnd w:id="787"/>
        <w:r w:rsidR="00211B92" w:rsidDel="00211B92">
          <w:rPr>
            <w:rStyle w:val="CommentReference"/>
          </w:rPr>
          <w:commentReference w:id="787"/>
        </w:r>
      </w:del>
      <w:r w:rsidR="007A2CE6" w:rsidRPr="00324902">
        <w:rPr>
          <w:rFonts w:cstheme="majorHAnsi"/>
        </w:rPr>
        <w:br/>
      </w:r>
      <w:r w:rsidR="00B0242F" w:rsidRPr="00324902">
        <w:br w:type="page"/>
      </w:r>
    </w:p>
    <w:p w14:paraId="09D076EF" w14:textId="470D6D41" w:rsidR="006576C8" w:rsidRPr="00324902" w:rsidRDefault="00324B8A" w:rsidP="006576C8">
      <w:pPr>
        <w:pStyle w:val="Heading2"/>
      </w:pPr>
      <w:bookmarkStart w:id="798" w:name="_Toc51230561"/>
      <w:r w:rsidRPr="00324902">
        <w:lastRenderedPageBreak/>
        <w:t>Obtaining Documentation</w:t>
      </w:r>
      <w:r w:rsidR="006576C8" w:rsidRPr="00324902">
        <w:t xml:space="preserve"> and Information</w:t>
      </w:r>
      <w:bookmarkEnd w:id="798"/>
    </w:p>
    <w:p w14:paraId="022C2B45" w14:textId="4CCB5B7D" w:rsidR="006576C8" w:rsidRPr="00324902" w:rsidRDefault="006576C8" w:rsidP="00724D93">
      <w:pPr>
        <w:pStyle w:val="Heading3"/>
      </w:pPr>
      <w:bookmarkStart w:id="799" w:name="_Toc51230562"/>
      <w:r w:rsidRPr="00324902">
        <w:t>Internet</w:t>
      </w:r>
      <w:bookmarkEnd w:id="799"/>
    </w:p>
    <w:p w14:paraId="70D03467" w14:textId="523022FF" w:rsidR="009252C0" w:rsidRDefault="006576C8" w:rsidP="00324B8A">
      <w:pPr>
        <w:rPr>
          <w:rFonts w:cstheme="majorHAnsi"/>
        </w:rPr>
      </w:pPr>
      <w:r w:rsidRPr="00324902">
        <w:rPr>
          <w:rFonts w:cstheme="majorHAnsi"/>
        </w:rPr>
        <w:t xml:space="preserve">The latest version of the documentation is available at the </w:t>
      </w:r>
      <w:r w:rsidR="00324B8A" w:rsidRPr="00324902">
        <w:rPr>
          <w:rFonts w:cstheme="majorHAnsi"/>
        </w:rPr>
        <w:t xml:space="preserve">following </w:t>
      </w:r>
      <w:r w:rsidRPr="00324902">
        <w:rPr>
          <w:rFonts w:cstheme="majorHAnsi"/>
        </w:rPr>
        <w:t>address</w:t>
      </w:r>
      <w:r w:rsidR="00324B8A" w:rsidRPr="00324902">
        <w:rPr>
          <w:rFonts w:cstheme="majorHAnsi"/>
        </w:rPr>
        <w:t>:</w:t>
      </w:r>
      <w:ins w:id="800" w:author="Ben Sefton" w:date="2020-11-02T10:45:00Z">
        <w:r w:rsidR="009252C0">
          <w:rPr>
            <w:rFonts w:cstheme="majorHAnsi"/>
          </w:rPr>
          <w:t xml:space="preserve"> </w:t>
        </w:r>
        <w:r w:rsidR="009252C0">
          <w:rPr>
            <w:rFonts w:cstheme="majorHAnsi"/>
          </w:rPr>
          <w:fldChar w:fldCharType="begin"/>
        </w:r>
        <w:r w:rsidR="009252C0">
          <w:rPr>
            <w:rFonts w:cstheme="majorHAnsi"/>
          </w:rPr>
          <w:instrText xml:space="preserve"> HYPERLINK "https://github.com/DPIclimate/LoRaWAN-Arduino-Thingsboard-Bore-Pump-Controller/tree/master/docs" </w:instrText>
        </w:r>
        <w:r w:rsidR="009252C0">
          <w:rPr>
            <w:rFonts w:cstheme="majorHAnsi"/>
          </w:rPr>
        </w:r>
        <w:r w:rsidR="009252C0">
          <w:rPr>
            <w:rFonts w:cstheme="majorHAnsi"/>
          </w:rPr>
          <w:fldChar w:fldCharType="separate"/>
        </w:r>
        <w:r w:rsidR="009252C0" w:rsidRPr="009252C0">
          <w:rPr>
            <w:rStyle w:val="Hyperlink"/>
            <w:rFonts w:cstheme="majorHAnsi"/>
          </w:rPr>
          <w:t>https://github.com/DPIclimate/LoRaWAN-Arduino-Thingsboard-Bore-Pump-Controller/tree/master/docs</w:t>
        </w:r>
        <w:r w:rsidR="009252C0">
          <w:rPr>
            <w:rFonts w:cstheme="majorHAnsi"/>
          </w:rPr>
          <w:fldChar w:fldCharType="end"/>
        </w:r>
      </w:ins>
    </w:p>
    <w:p w14:paraId="108471EC" w14:textId="1A360542" w:rsidR="003977A3" w:rsidRDefault="003977A3" w:rsidP="00324B8A">
      <w:pPr>
        <w:rPr>
          <w:rFonts w:cstheme="majorHAnsi"/>
        </w:rPr>
      </w:pPr>
      <w:r>
        <w:rPr>
          <w:rFonts w:cstheme="majorHAnsi"/>
        </w:rPr>
        <w:t>Supplemental documentation for system components can be found:</w:t>
      </w:r>
    </w:p>
    <w:p w14:paraId="257477D1" w14:textId="1595365B" w:rsidR="003977A3" w:rsidRDefault="003977A3" w:rsidP="003977A3">
      <w:pPr>
        <w:pStyle w:val="Heading4"/>
      </w:pPr>
      <w:r>
        <w:t>ThingsBoard</w:t>
      </w:r>
    </w:p>
    <w:p w14:paraId="1852FCA1" w14:textId="4EF9DF69" w:rsidR="003977A3" w:rsidRDefault="003977A3" w:rsidP="003977A3">
      <w:r>
        <w:t xml:space="preserve">ThingsBoard documentation is located at </w:t>
      </w:r>
      <w:hyperlink r:id="rId15" w:history="1">
        <w:r w:rsidRPr="004949D5">
          <w:rPr>
            <w:rStyle w:val="Hyperlink"/>
          </w:rPr>
          <w:t>https://thingsboard.io/docs/</w:t>
        </w:r>
      </w:hyperlink>
    </w:p>
    <w:p w14:paraId="0D68E758" w14:textId="3A8E2D97" w:rsidR="003977A3" w:rsidRDefault="003977A3" w:rsidP="003977A3">
      <w:pPr>
        <w:pStyle w:val="Heading4"/>
      </w:pPr>
      <w:r>
        <w:t>The Things Network</w:t>
      </w:r>
    </w:p>
    <w:p w14:paraId="7B77C41B" w14:textId="5B61EF09" w:rsidR="003977A3" w:rsidRDefault="003977A3" w:rsidP="003977A3">
      <w:r>
        <w:t xml:space="preserve">Documentation regarding The Things Network is located here: </w:t>
      </w:r>
      <w:hyperlink r:id="rId16" w:history="1">
        <w:r w:rsidRPr="004949D5">
          <w:rPr>
            <w:rStyle w:val="Hyperlink"/>
          </w:rPr>
          <w:t>https://www.thethingsnetwork.org/docs/</w:t>
        </w:r>
      </w:hyperlink>
    </w:p>
    <w:p w14:paraId="15C14D0E" w14:textId="4296C690" w:rsidR="003977A3" w:rsidRDefault="003977A3" w:rsidP="003977A3">
      <w:pPr>
        <w:pStyle w:val="Heading4"/>
      </w:pPr>
      <w:r>
        <w:t>Arduino Boards</w:t>
      </w:r>
    </w:p>
    <w:p w14:paraId="2D4C62BF" w14:textId="69C2AA8E" w:rsidR="003977A3" w:rsidRPr="003977A3" w:rsidRDefault="003977A3" w:rsidP="003977A3">
      <w:r>
        <w:t xml:space="preserve">Documentation for the Adafruit Feather M0 board is located: </w:t>
      </w:r>
      <w:r w:rsidRPr="003977A3">
        <w:t>https://cdn-learn.adafruit.com/downloads/pdf/adafruit-feather-m0-basic-proto.pdf</w:t>
      </w:r>
    </w:p>
    <w:p w14:paraId="2ED8CC79" w14:textId="55521D06" w:rsidR="003977A3" w:rsidRDefault="003977A3" w:rsidP="003977A3">
      <w:pPr>
        <w:pStyle w:val="Heading4"/>
      </w:pPr>
      <w:r>
        <w:t>LoRaWAN</w:t>
      </w:r>
    </w:p>
    <w:p w14:paraId="4A304353" w14:textId="546727BE" w:rsidR="003977A3" w:rsidRDefault="003977A3" w:rsidP="003977A3">
      <w:pPr>
        <w:rPr>
          <w:ins w:id="801" w:author="Tristan Stark" w:date="2020-09-15T20:02:00Z"/>
        </w:rPr>
      </w:pPr>
      <w:r>
        <w:t xml:space="preserve">LoRaWAN Documentation is located: </w:t>
      </w:r>
      <w:ins w:id="802" w:author="Tristan Stark" w:date="2020-09-15T20:02:00Z">
        <w:r w:rsidR="00B91B7B">
          <w:fldChar w:fldCharType="begin"/>
        </w:r>
        <w:r w:rsidR="00B91B7B">
          <w:instrText xml:space="preserve"> HYPERLINK "</w:instrText>
        </w:r>
      </w:ins>
      <w:r w:rsidR="00B91B7B" w:rsidRPr="003977A3">
        <w:instrText>https://lora-alliance.org/lorawan-for-developers</w:instrText>
      </w:r>
      <w:ins w:id="803" w:author="Tristan Stark" w:date="2020-09-15T20:02:00Z">
        <w:r w:rsidR="00B91B7B">
          <w:instrText xml:space="preserve">" </w:instrText>
        </w:r>
        <w:r w:rsidR="00B91B7B">
          <w:fldChar w:fldCharType="separate"/>
        </w:r>
      </w:ins>
      <w:r w:rsidR="00B91B7B" w:rsidRPr="004773BF">
        <w:rPr>
          <w:rStyle w:val="Hyperlink"/>
        </w:rPr>
        <w:t>https://lora-alliance.org/lorawan-for-developers</w:t>
      </w:r>
      <w:ins w:id="804" w:author="Tristan Stark" w:date="2020-09-15T20:02:00Z">
        <w:r w:rsidR="00B91B7B">
          <w:fldChar w:fldCharType="end"/>
        </w:r>
      </w:ins>
    </w:p>
    <w:p w14:paraId="48CEB850" w14:textId="73D106AB" w:rsidR="00B91B7B" w:rsidRDefault="00B91B7B" w:rsidP="00B91B7B">
      <w:pPr>
        <w:pStyle w:val="Heading4"/>
        <w:rPr>
          <w:ins w:id="805" w:author="Tristan Stark" w:date="2020-09-15T20:02:00Z"/>
        </w:rPr>
      </w:pPr>
      <w:ins w:id="806" w:author="Tristan Stark" w:date="2020-09-15T20:02:00Z">
        <w:r>
          <w:t>Simulator</w:t>
        </w:r>
      </w:ins>
    </w:p>
    <w:p w14:paraId="34F9BA05" w14:textId="756B7C34" w:rsidR="00B91B7B" w:rsidRPr="00B91B7B" w:rsidRDefault="00B91B7B">
      <w:ins w:id="807" w:author="Tristan Stark" w:date="2020-09-15T20:02:00Z">
        <w:r>
          <w:t xml:space="preserve">A .Net-based pump controller simulator </w:t>
        </w:r>
      </w:ins>
      <w:ins w:id="808" w:author="Tristan Stark" w:date="2020-09-15T20:03:00Z">
        <w:r>
          <w:t>has been written for testing and training purposes. Instructions for its use is contained in this document.</w:t>
        </w:r>
      </w:ins>
    </w:p>
    <w:p w14:paraId="47748F6B" w14:textId="4181FDA7" w:rsidR="00324B8A" w:rsidRPr="00324902" w:rsidRDefault="00324B8A" w:rsidP="006576C8">
      <w:pPr>
        <w:pStyle w:val="Heading3"/>
      </w:pPr>
      <w:bookmarkStart w:id="809" w:name="_Toc51230563"/>
      <w:r w:rsidRPr="00324902">
        <w:t>Documentation Feedback</w:t>
      </w:r>
      <w:bookmarkEnd w:id="809"/>
    </w:p>
    <w:p w14:paraId="6BA530BA" w14:textId="13089F33" w:rsidR="00324B8A" w:rsidRPr="00324902" w:rsidRDefault="003977A3" w:rsidP="00324B8A">
      <w:pPr>
        <w:rPr>
          <w:rFonts w:cstheme="majorHAnsi"/>
        </w:rPr>
      </w:pPr>
      <w:r>
        <w:rPr>
          <w:rFonts w:cstheme="majorHAnsi"/>
        </w:rPr>
        <w:t>All feedback on this documentation is welcome. Please contact the I.T. Crowd via email with any comments, questions or concerns.</w:t>
      </w:r>
    </w:p>
    <w:p w14:paraId="2895F74B" w14:textId="5DABDDA6" w:rsidR="001D08C2" w:rsidRPr="00324902" w:rsidRDefault="001D08C2" w:rsidP="000C50E8">
      <w:pPr>
        <w:rPr>
          <w:rFonts w:cstheme="majorHAnsi"/>
        </w:rPr>
      </w:pPr>
    </w:p>
    <w:p w14:paraId="111E9361" w14:textId="77777777" w:rsidR="002D38B1" w:rsidRPr="00324902" w:rsidRDefault="002D38B1" w:rsidP="002D38B1">
      <w:pPr>
        <w:pStyle w:val="Heading1"/>
        <w:rPr>
          <w:rFonts w:cstheme="majorHAnsi"/>
          <w:color w:val="000000"/>
        </w:rPr>
        <w:sectPr w:rsidR="002D38B1" w:rsidRPr="00324902" w:rsidSect="002D38B1">
          <w:pgSz w:w="12240" w:h="15840"/>
          <w:pgMar w:top="1440" w:right="1800" w:bottom="1440" w:left="1800" w:header="720" w:footer="720" w:gutter="0"/>
          <w:cols w:space="720"/>
          <w:titlePg/>
          <w:docGrid w:linePitch="299"/>
        </w:sectPr>
      </w:pPr>
    </w:p>
    <w:p w14:paraId="2B07E1B3" w14:textId="341087C2" w:rsidR="00477FD4" w:rsidRPr="00324902" w:rsidRDefault="005B6122" w:rsidP="00477FD4">
      <w:pPr>
        <w:pStyle w:val="Heading1"/>
        <w:rPr>
          <w:rFonts w:cstheme="majorHAnsi"/>
          <w:color w:val="000000"/>
        </w:rPr>
      </w:pPr>
      <w:bookmarkStart w:id="810" w:name="_Toc51230564"/>
      <w:r w:rsidRPr="00324902">
        <w:rPr>
          <w:rFonts w:cstheme="majorHAnsi"/>
          <w:color w:val="000000"/>
        </w:rPr>
        <w:lastRenderedPageBreak/>
        <w:t>Description of the product</w:t>
      </w:r>
      <w:bookmarkEnd w:id="810"/>
    </w:p>
    <w:p w14:paraId="63D7202C" w14:textId="57E5D3AE" w:rsidR="000A7D25" w:rsidRPr="00324902" w:rsidRDefault="00C2645E" w:rsidP="009E1D03">
      <w:pPr>
        <w:pStyle w:val="Heading2"/>
      </w:pPr>
      <w:bookmarkStart w:id="811" w:name="_Toc51230565"/>
      <w:r w:rsidRPr="00324902">
        <w:t>Purpose of the Product</w:t>
      </w:r>
      <w:bookmarkEnd w:id="811"/>
    </w:p>
    <w:p w14:paraId="67140AAF" w14:textId="6CC5D1BF" w:rsidR="000A7D25" w:rsidRPr="00324902" w:rsidDel="00644478" w:rsidRDefault="00C2645E" w:rsidP="00B0242F">
      <w:pPr>
        <w:rPr>
          <w:del w:id="812" w:author="David Taylor" w:date="2020-09-11T14:50:00Z"/>
          <w:i/>
          <w:iCs/>
        </w:rPr>
      </w:pPr>
      <w:del w:id="813" w:author="David Taylor" w:date="2020-09-11T14:50:00Z">
        <w:r w:rsidRPr="00324902" w:rsidDel="00644478">
          <w:rPr>
            <w:i/>
            <w:iCs/>
            <w:highlight w:val="yellow"/>
          </w:rPr>
          <w:delText xml:space="preserve"> </w:delText>
        </w:r>
        <w:r w:rsidR="000A7D25" w:rsidRPr="00324902" w:rsidDel="00644478">
          <w:rPr>
            <w:i/>
            <w:iCs/>
            <w:highlight w:val="yellow"/>
          </w:rPr>
          <w:delText>[Introduce the product and its purpose, mentioning key features and accessoiries]</w:delText>
        </w:r>
      </w:del>
    </w:p>
    <w:p w14:paraId="118D1EFD" w14:textId="460D0B41" w:rsidR="00C2645E" w:rsidDel="00B025E0" w:rsidRDefault="00E27E37" w:rsidP="00724D93">
      <w:pPr>
        <w:rPr>
          <w:del w:id="814" w:author="Tristan Stark" w:date="2020-09-17T09:08:00Z"/>
        </w:rPr>
      </w:pPr>
      <w:r>
        <w:t>The Bore Pump</w:t>
      </w:r>
      <w:r w:rsidR="00001BA4">
        <w:t xml:space="preserve"> Control System is designed around providing a simple interface for allowing the manual and automatic control of bore pumps on farms</w:t>
      </w:r>
      <w:del w:id="815" w:author="Tristan Stark" w:date="2020-09-17T09:07:00Z">
        <w:r w:rsidR="00001BA4" w:rsidDel="00B025E0">
          <w:delText xml:space="preserve">. </w:delText>
        </w:r>
        <w:commentRangeStart w:id="816"/>
        <w:r w:rsidR="00001BA4" w:rsidDel="00B025E0">
          <w:delText>The project sponsor, NSW Department of Primary Industries, already has significant amounts of infrastructure and expertise in this area, and have been utilized during the development of this system.</w:delText>
        </w:r>
        <w:commentRangeEnd w:id="816"/>
        <w:r w:rsidR="00E4260E" w:rsidDel="00B025E0">
          <w:rPr>
            <w:rStyle w:val="CommentReference"/>
          </w:rPr>
          <w:commentReference w:id="816"/>
        </w:r>
      </w:del>
      <w:ins w:id="817" w:author="Tristan Stark" w:date="2020-09-17T09:08:00Z">
        <w:r w:rsidR="00B025E0">
          <w:t>.</w:t>
        </w:r>
      </w:ins>
      <w:del w:id="818" w:author="Tristan Stark" w:date="2020-09-17T09:08:00Z">
        <w:r w:rsidR="00001BA4" w:rsidDel="00B025E0">
          <w:delText xml:space="preserve"> </w:delText>
        </w:r>
      </w:del>
    </w:p>
    <w:p w14:paraId="4A4A0CC4" w14:textId="26C22610" w:rsidR="00001BA4" w:rsidRDefault="00B025E0" w:rsidP="00724D93">
      <w:ins w:id="819" w:author="Tristan Stark" w:date="2020-09-17T09:08:00Z">
        <w:r>
          <w:t xml:space="preserve"> </w:t>
        </w:r>
      </w:ins>
      <w:r w:rsidR="00001BA4">
        <w:t xml:space="preserve">The systems </w:t>
      </w:r>
      <w:proofErr w:type="gramStart"/>
      <w:r w:rsidR="00001BA4">
        <w:t>aims</w:t>
      </w:r>
      <w:proofErr w:type="gramEnd"/>
      <w:r w:rsidR="00001BA4">
        <w:t xml:space="preserve"> to manage the operations of bore pumps remotely via several coordinated systems and components:</w:t>
      </w:r>
    </w:p>
    <w:p w14:paraId="28236414" w14:textId="12B3B28B" w:rsidR="00001BA4" w:rsidRDefault="00001BA4" w:rsidP="00724D93">
      <w:r w:rsidRPr="00EE0D67">
        <w:rPr>
          <w:b/>
          <w:bCs/>
          <w:i/>
          <w:iCs/>
          <w:rPrChange w:id="820" w:author="Tristan Stark" w:date="2020-09-14T11:38:00Z">
            <w:rPr/>
          </w:rPrChange>
        </w:rPr>
        <w:t>ThingsBoard</w:t>
      </w:r>
      <w:r>
        <w:t xml:space="preserve"> – </w:t>
      </w:r>
      <w:r w:rsidRPr="00C14C46">
        <w:rPr>
          <w:b/>
          <w:bCs/>
          <w:rPrChange w:id="821" w:author="Tristan Stark" w:date="2020-09-14T11:41:00Z">
            <w:rPr/>
          </w:rPrChange>
        </w:rPr>
        <w:t>ThingsBoard</w:t>
      </w:r>
      <w:r>
        <w:t xml:space="preserve"> is an IoT platform already in use with the project sponsor. </w:t>
      </w:r>
      <w:r w:rsidRPr="00C14C46">
        <w:rPr>
          <w:b/>
          <w:bCs/>
          <w:rPrChange w:id="822" w:author="Tristan Stark" w:date="2020-09-14T11:41:00Z">
            <w:rPr/>
          </w:rPrChange>
        </w:rPr>
        <w:t>ThingsBoard</w:t>
      </w:r>
      <w:r>
        <w:t xml:space="preserve"> is the main hub for managing operations.</w:t>
      </w:r>
      <w:ins w:id="823" w:author="Tristan Stark" w:date="2020-09-17T09:44:00Z">
        <w:r w:rsidR="00747FC9">
          <w:t xml:space="preserve"> Please see section </w:t>
        </w:r>
        <w:del w:id="824" w:author="Tristan" w:date="2020-09-17T10:16:00Z">
          <w:r w:rsidR="00747FC9" w:rsidDel="001271D4">
            <w:delText>2.5</w:delText>
          </w:r>
        </w:del>
      </w:ins>
      <w:ins w:id="825" w:author="Tristan" w:date="2020-09-17T10:17:00Z">
        <w:r w:rsidR="001271D4">
          <w:fldChar w:fldCharType="begin"/>
        </w:r>
        <w:r w:rsidR="001271D4">
          <w:instrText xml:space="preserve"> REF _Ref51230247 \r \h </w:instrText>
        </w:r>
      </w:ins>
      <w:r w:rsidR="001271D4">
        <w:fldChar w:fldCharType="separate"/>
      </w:r>
      <w:ins w:id="826" w:author="David Taylor" w:date="2020-10-09T09:51:00Z">
        <w:r w:rsidR="007E6AEE">
          <w:t>2.3</w:t>
        </w:r>
      </w:ins>
      <w:ins w:id="827" w:author="Tristan" w:date="2020-09-17T10:17:00Z">
        <w:r w:rsidR="001271D4">
          <w:fldChar w:fldCharType="end"/>
        </w:r>
      </w:ins>
      <w:ins w:id="828" w:author="Tristan Stark" w:date="2020-09-17T09:44:00Z">
        <w:r w:rsidR="00747FC9">
          <w:t xml:space="preserve"> – Understanding the User Interface, for more details.</w:t>
        </w:r>
      </w:ins>
    </w:p>
    <w:p w14:paraId="45B0E3A9" w14:textId="6390E25C" w:rsidR="00001BA4" w:rsidRDefault="00001BA4" w:rsidP="00724D93">
      <w:r w:rsidRPr="00EE0D67">
        <w:rPr>
          <w:b/>
          <w:bCs/>
          <w:i/>
          <w:iCs/>
          <w:rPrChange w:id="829" w:author="Tristan Stark" w:date="2020-09-14T11:38:00Z">
            <w:rPr/>
          </w:rPrChange>
        </w:rPr>
        <w:t>LoRaWAN</w:t>
      </w:r>
      <w:r>
        <w:t xml:space="preserve"> – </w:t>
      </w:r>
      <w:r w:rsidRPr="00C14C46">
        <w:rPr>
          <w:b/>
          <w:bCs/>
          <w:rPrChange w:id="830" w:author="Tristan Stark" w:date="2020-09-14T11:41:00Z">
            <w:rPr/>
          </w:rPrChange>
        </w:rPr>
        <w:t>LoRaWAN</w:t>
      </w:r>
      <w:r>
        <w:t xml:space="preserve"> is the method in use at DPI for communicating with devices outside the boundary of more well-known methods such as cellular or Wi-Fi.</w:t>
      </w:r>
    </w:p>
    <w:p w14:paraId="38D0E8CF" w14:textId="4D23645E" w:rsidR="00343FA2" w:rsidRDefault="00001BA4">
      <w:pPr>
        <w:rPr>
          <w:ins w:id="831" w:author="Tristan Stark" w:date="2020-09-17T09:41:00Z"/>
        </w:rPr>
      </w:pPr>
      <w:del w:id="832" w:author="Tristan Stark" w:date="2020-09-14T11:43:00Z">
        <w:r w:rsidRPr="00C14C46" w:rsidDel="00C14C46">
          <w:rPr>
            <w:b/>
            <w:bCs/>
            <w:i/>
            <w:iCs/>
            <w:rPrChange w:id="833" w:author="Tristan Stark" w:date="2020-09-14T11:41:00Z">
              <w:rPr/>
            </w:rPrChange>
          </w:rPr>
          <w:delText>AdaFruit Feather</w:delText>
        </w:r>
      </w:del>
      <w:ins w:id="834" w:author="Tristan Stark" w:date="2020-09-14T11:43:00Z">
        <w:r w:rsidR="00C14C46">
          <w:rPr>
            <w:b/>
            <w:bCs/>
            <w:i/>
            <w:iCs/>
          </w:rPr>
          <w:t>Pump Controller</w:t>
        </w:r>
      </w:ins>
      <w:r>
        <w:t xml:space="preserve">: The </w:t>
      </w:r>
      <w:del w:id="835" w:author="Tristan Stark" w:date="2020-09-14T11:43:00Z">
        <w:r w:rsidRPr="00C14C46" w:rsidDel="00C14C46">
          <w:rPr>
            <w:b/>
            <w:bCs/>
            <w:rPrChange w:id="836" w:author="Tristan Stark" w:date="2020-09-14T11:41:00Z">
              <w:rPr/>
            </w:rPrChange>
          </w:rPr>
          <w:delText>Feather</w:delText>
        </w:r>
        <w:r w:rsidDel="00C14C46">
          <w:delText xml:space="preserve"> </w:delText>
        </w:r>
      </w:del>
      <w:ins w:id="837" w:author="Tristan Stark" w:date="2020-09-14T11:43:00Z">
        <w:r w:rsidR="00C14C46">
          <w:rPr>
            <w:b/>
            <w:bCs/>
          </w:rPr>
          <w:t>Pump Controller</w:t>
        </w:r>
        <w:r w:rsidR="00C14C46">
          <w:t xml:space="preserve"> </w:t>
        </w:r>
      </w:ins>
      <w:r>
        <w:t xml:space="preserve">is </w:t>
      </w:r>
      <w:ins w:id="838" w:author="David Taylor" w:date="2020-09-16T09:12:00Z">
        <w:r w:rsidR="00E4260E">
          <w:t xml:space="preserve">built using an Adafruit Feather, </w:t>
        </w:r>
      </w:ins>
      <w:r>
        <w:t>the preferred hardware of DPI for embedded projects</w:t>
      </w:r>
      <w:ins w:id="839" w:author="David Taylor" w:date="2020-09-16T09:13:00Z">
        <w:r w:rsidR="00E4260E">
          <w:t xml:space="preserve">. The </w:t>
        </w:r>
        <w:del w:id="840" w:author="Tristan Stark" w:date="2020-09-17T09:42:00Z">
          <w:r w:rsidR="00E4260E" w:rsidDel="00343FA2">
            <w:delText>p</w:delText>
          </w:r>
        </w:del>
      </w:ins>
      <w:ins w:id="841" w:author="Tristan Stark" w:date="2020-09-17T09:42:00Z">
        <w:r w:rsidR="00343FA2">
          <w:t>P</w:t>
        </w:r>
      </w:ins>
      <w:ins w:id="842" w:author="David Taylor" w:date="2020-09-16T09:13:00Z">
        <w:r w:rsidR="00E4260E">
          <w:t xml:space="preserve">ump </w:t>
        </w:r>
        <w:del w:id="843" w:author="Tristan Stark" w:date="2020-09-17T09:42:00Z">
          <w:r w:rsidR="00E4260E" w:rsidDel="00343FA2">
            <w:delText>c</w:delText>
          </w:r>
        </w:del>
      </w:ins>
      <w:ins w:id="844" w:author="Tristan Stark" w:date="2020-09-17T09:42:00Z">
        <w:r w:rsidR="00343FA2">
          <w:t>C</w:t>
        </w:r>
      </w:ins>
      <w:ins w:id="845" w:author="David Taylor" w:date="2020-09-16T09:13:00Z">
        <w:r w:rsidR="00E4260E">
          <w:t xml:space="preserve">ontroller </w:t>
        </w:r>
        <w:del w:id="846" w:author="Tristan Stark" w:date="2020-09-17T09:42:00Z">
          <w:r w:rsidR="00E4260E" w:rsidDel="00343FA2">
            <w:delText>reports pump status to the dashboard and acts upon commands received from the das</w:delText>
          </w:r>
        </w:del>
      </w:ins>
      <w:ins w:id="847" w:author="David Taylor" w:date="2020-09-16T09:14:00Z">
        <w:del w:id="848" w:author="Tristan Stark" w:date="2020-09-17T09:42:00Z">
          <w:r w:rsidR="00E4260E" w:rsidDel="00343FA2">
            <w:delText>hboard</w:delText>
          </w:r>
        </w:del>
      </w:ins>
      <w:del w:id="849" w:author="Tristan Stark" w:date="2020-09-17T09:42:00Z">
        <w:r w:rsidDel="00343FA2">
          <w:delText>, and will host firmware to communicate with the pump</w:delText>
        </w:r>
        <w:r w:rsidR="00AD10AE" w:rsidDel="00343FA2">
          <w:delText>, sensors</w:delText>
        </w:r>
        <w:r w:rsidDel="00343FA2">
          <w:delText xml:space="preserve"> and ThingsBoard</w:delText>
        </w:r>
        <w:r w:rsidR="00AD10AE" w:rsidDel="00343FA2">
          <w:delText>.</w:delText>
        </w:r>
      </w:del>
      <w:ins w:id="850" w:author="Tristan Stark" w:date="2020-09-17T09:41:00Z">
        <w:r w:rsidR="00343FA2">
          <w:t>is a computer attached to the pump control electronics that communicates with the dashboard. It sends a pump status message to the dashboard every 10 minutes, receives commands from the dashboard, and is responsible for driving the pump control electronics in response to the commands.</w:t>
        </w:r>
      </w:ins>
    </w:p>
    <w:p w14:paraId="3CB64DBC" w14:textId="1AD92D61" w:rsidR="00343FA2" w:rsidRDefault="00343FA2" w:rsidP="00724D93">
      <w:ins w:id="851" w:author="Tristan Stark" w:date="2020-09-17T09:41:00Z">
        <w:r>
          <w:t xml:space="preserve">Individual pins control input and output for various Pump features. Please see section </w:t>
        </w:r>
        <w:del w:id="852" w:author="Tristan" w:date="2020-09-17T10:16:00Z">
          <w:r w:rsidDel="001271D4">
            <w:delText>5.2</w:delText>
          </w:r>
        </w:del>
      </w:ins>
      <w:ins w:id="853" w:author="Tristan" w:date="2020-09-17T10:16:00Z">
        <w:r w:rsidR="001271D4">
          <w:fldChar w:fldCharType="begin"/>
        </w:r>
        <w:r w:rsidR="001271D4">
          <w:instrText xml:space="preserve"> REF _Ref51230205 \r \h </w:instrText>
        </w:r>
      </w:ins>
      <w:r w:rsidR="001271D4">
        <w:fldChar w:fldCharType="separate"/>
      </w:r>
      <w:ins w:id="854" w:author="David Taylor" w:date="2020-10-09T09:51:00Z">
        <w:r w:rsidR="007E6AEE">
          <w:t>4.2</w:t>
        </w:r>
      </w:ins>
      <w:ins w:id="855" w:author="Tristan" w:date="2020-09-17T10:16:00Z">
        <w:r w:rsidR="001271D4">
          <w:fldChar w:fldCharType="end"/>
        </w:r>
        <w:r w:rsidR="001271D4">
          <w:t xml:space="preserve"> - </w:t>
        </w:r>
      </w:ins>
      <w:ins w:id="856" w:author="Tristan Stark" w:date="2020-09-17T09:41:00Z">
        <w:del w:id="857" w:author="Tristan" w:date="2020-09-17T10:17:00Z">
          <w:r w:rsidDel="001271D4">
            <w:delText xml:space="preserve"> </w:delText>
          </w:r>
        </w:del>
        <w:r>
          <w:t>I/O Pins for further information.</w:t>
        </w:r>
      </w:ins>
    </w:p>
    <w:p w14:paraId="4E3C2B96" w14:textId="5DFC2B33" w:rsidR="00001BA4" w:rsidRPr="00324902" w:rsidRDefault="00001BA4" w:rsidP="00724D93">
      <w:r w:rsidRPr="00C14C46">
        <w:rPr>
          <w:b/>
          <w:bCs/>
          <w:i/>
          <w:iCs/>
          <w:rPrChange w:id="858" w:author="Tristan Stark" w:date="2020-09-14T11:42:00Z">
            <w:rPr/>
          </w:rPrChange>
        </w:rPr>
        <w:t>The Things Network</w:t>
      </w:r>
      <w:r>
        <w:t xml:space="preserve">: </w:t>
      </w:r>
      <w:r w:rsidRPr="00C14C46">
        <w:rPr>
          <w:b/>
          <w:bCs/>
          <w:rPrChange w:id="859" w:author="Tristan Stark" w:date="2020-09-14T11:42:00Z">
            <w:rPr/>
          </w:rPrChange>
        </w:rPr>
        <w:t>The Things Network</w:t>
      </w:r>
      <w:r>
        <w:t xml:space="preserve"> allows communication via LoRaWAN.</w:t>
      </w:r>
    </w:p>
    <w:p w14:paraId="6925C489" w14:textId="68F1B0F5" w:rsidR="00C2645E" w:rsidRPr="00324902" w:rsidRDefault="00C2645E" w:rsidP="00C2645E">
      <w:pPr>
        <w:pStyle w:val="Heading2"/>
      </w:pPr>
      <w:bookmarkStart w:id="860" w:name="_Toc51230566"/>
      <w:r w:rsidRPr="00324902">
        <w:t>Process Overview</w:t>
      </w:r>
      <w:bookmarkEnd w:id="860"/>
    </w:p>
    <w:p w14:paraId="476D2BDA" w14:textId="3C1509D8" w:rsidR="002D38B1" w:rsidRPr="00324902" w:rsidDel="005B1FD4" w:rsidRDefault="00001BA4" w:rsidP="00724D93">
      <w:pPr>
        <w:rPr>
          <w:del w:id="861" w:author="David Taylor" w:date="2020-09-11T15:00:00Z"/>
        </w:rPr>
      </w:pPr>
      <w:r>
        <w:t xml:space="preserve">The </w:t>
      </w:r>
      <w:del w:id="862" w:author="Tristan Stark" w:date="2020-09-17T09:08:00Z">
        <w:r w:rsidDel="001F7A35">
          <w:delText>high level</w:delText>
        </w:r>
      </w:del>
      <w:ins w:id="863" w:author="Tristan Stark" w:date="2020-09-17T09:08:00Z">
        <w:r w:rsidR="001F7A35">
          <w:t>high-level</w:t>
        </w:r>
      </w:ins>
      <w:r>
        <w:t xml:space="preserve"> process for managing the pump is simple. Using a dashboard, the farmer end user can operate their pump remotely, using either manual commands (as simple as pump on or pump off), or setting the pump into automatic mode, which </w:t>
      </w:r>
      <w:del w:id="864" w:author="David Taylor" w:date="2020-09-11T14:52:00Z">
        <w:r w:rsidDel="00644478">
          <w:delText xml:space="preserve">will take input from the pump controller, and </w:delText>
        </w:r>
      </w:del>
      <w:r>
        <w:t>utilize</w:t>
      </w:r>
      <w:ins w:id="865" w:author="David Taylor" w:date="2020-09-11T14:52:00Z">
        <w:r w:rsidR="00644478">
          <w:t>s</w:t>
        </w:r>
      </w:ins>
      <w:r>
        <w:t xml:space="preserve"> a rules engine to maintain </w:t>
      </w:r>
      <w:ins w:id="866" w:author="David Taylor" w:date="2020-09-11T14:52:00Z">
        <w:r w:rsidR="00644478">
          <w:t xml:space="preserve">the </w:t>
        </w:r>
      </w:ins>
      <w:r>
        <w:t xml:space="preserve">water level in the bore, keeping it above and below certain level thresholds which can be configured in the </w:t>
      </w:r>
      <w:del w:id="867" w:author="David Taylor" w:date="2020-09-11T14:53:00Z">
        <w:r w:rsidDel="00644478">
          <w:delText xml:space="preserve">ThingsBoard </w:delText>
        </w:r>
      </w:del>
      <w:r>
        <w:t>dash</w:t>
      </w:r>
      <w:ins w:id="868" w:author="David Taylor" w:date="2020-09-11T14:53:00Z">
        <w:r w:rsidR="00644478">
          <w:t>board</w:t>
        </w:r>
      </w:ins>
      <w:r>
        <w:t>.</w:t>
      </w:r>
      <w:ins w:id="869" w:author="David Taylor" w:date="2020-09-11T14:53:00Z">
        <w:r w:rsidR="00644478">
          <w:t xml:space="preserve"> The automatic mode is driven by tank level readings supplied by a sensor on the tank.</w:t>
        </w:r>
      </w:ins>
      <w:ins w:id="870" w:author="Tristan Stark" w:date="2020-09-14T16:40:00Z">
        <w:r w:rsidR="00380111">
          <w:t xml:space="preserve"> </w:t>
        </w:r>
      </w:ins>
    </w:p>
    <w:p w14:paraId="5B9CCAD1" w14:textId="256B9209" w:rsidR="00D349A7" w:rsidDel="005B1FD4" w:rsidRDefault="005B6122" w:rsidP="002F02F2">
      <w:pPr>
        <w:pStyle w:val="Heading2"/>
        <w:rPr>
          <w:del w:id="871" w:author="David Taylor" w:date="2020-09-11T15:00:00Z"/>
        </w:rPr>
      </w:pPr>
      <w:del w:id="872" w:author="David Taylor" w:date="2020-09-11T15:00:00Z">
        <w:r w:rsidRPr="00324902" w:rsidDel="005B1FD4">
          <w:delText>Technical Data</w:delText>
        </w:r>
      </w:del>
    </w:p>
    <w:p w14:paraId="5499E606" w14:textId="16A4F1B1" w:rsidR="00317201" w:rsidRPr="00317201" w:rsidRDefault="00317201" w:rsidP="00317201">
      <w:pPr>
        <w:rPr>
          <w:i/>
          <w:iCs/>
          <w:u w:val="single"/>
        </w:rPr>
      </w:pPr>
      <w:del w:id="873" w:author="Tristan Stark" w:date="2020-09-14T11:44:00Z">
        <w:r w:rsidRPr="00317201" w:rsidDel="00C14C46">
          <w:rPr>
            <w:i/>
            <w:iCs/>
            <w:u w:val="single"/>
          </w:rPr>
          <w:delText xml:space="preserve">Further </w:delText>
        </w:r>
      </w:del>
      <w:r w:rsidRPr="00317201">
        <w:rPr>
          <w:i/>
          <w:iCs/>
          <w:u w:val="single"/>
        </w:rPr>
        <w:t xml:space="preserve">Technical Data can be found in </w:t>
      </w:r>
      <w:r>
        <w:rPr>
          <w:i/>
          <w:iCs/>
          <w:u w:val="single"/>
        </w:rPr>
        <w:t>related</w:t>
      </w:r>
      <w:r w:rsidRPr="00317201">
        <w:rPr>
          <w:i/>
          <w:iCs/>
          <w:u w:val="single"/>
        </w:rPr>
        <w:t xml:space="preserve"> document</w:t>
      </w:r>
      <w:ins w:id="874" w:author="Tristan Stark" w:date="2020-09-14T16:40:00Z">
        <w:r w:rsidR="00380111">
          <w:rPr>
            <w:i/>
            <w:iCs/>
            <w:u w:val="single"/>
          </w:rPr>
          <w:t>at</w:t>
        </w:r>
      </w:ins>
      <w:r>
        <w:rPr>
          <w:i/>
          <w:iCs/>
          <w:u w:val="single"/>
        </w:rPr>
        <w:t>ion</w:t>
      </w:r>
      <w:r w:rsidRPr="00317201">
        <w:rPr>
          <w:i/>
          <w:iCs/>
          <w:u w:val="single"/>
        </w:rPr>
        <w:t>: Architecture.docx</w:t>
      </w:r>
    </w:p>
    <w:p w14:paraId="01AE0FBA" w14:textId="52B6B210" w:rsidR="00AD10AE" w:rsidDel="005B1FD4" w:rsidRDefault="00AD10AE" w:rsidP="00AD10AE">
      <w:pPr>
        <w:tabs>
          <w:tab w:val="left" w:pos="1336"/>
        </w:tabs>
        <w:rPr>
          <w:del w:id="875" w:author="David Taylor" w:date="2020-09-11T15:00:00Z"/>
        </w:rPr>
      </w:pPr>
      <w:del w:id="876" w:author="David Taylor" w:date="2020-09-11T15:00:00Z">
        <w:r w:rsidDel="005B1FD4">
          <w:delText xml:space="preserve">The </w:delText>
        </w:r>
        <w:commentRangeStart w:id="877"/>
        <w:r w:rsidDel="005B1FD4">
          <w:delText>water</w:delText>
        </w:r>
        <w:commentRangeEnd w:id="877"/>
        <w:r w:rsidR="00C32D5D" w:rsidDel="005B1FD4">
          <w:rPr>
            <w:rStyle w:val="CommentReference"/>
          </w:rPr>
          <w:commentReference w:id="877"/>
        </w:r>
        <w:r w:rsidDel="005B1FD4">
          <w:delText xml:space="preserve"> level sensor sends an 8-byte message. The following format was supplied by DPI:</w:delText>
        </w:r>
      </w:del>
    </w:p>
    <w:tbl>
      <w:tblPr>
        <w:tblStyle w:val="TableGrid"/>
        <w:tblW w:w="0" w:type="auto"/>
        <w:tblLook w:val="04A0" w:firstRow="1" w:lastRow="0" w:firstColumn="1" w:lastColumn="0" w:noHBand="0" w:noVBand="1"/>
      </w:tblPr>
      <w:tblGrid>
        <w:gridCol w:w="705"/>
        <w:gridCol w:w="7925"/>
      </w:tblGrid>
      <w:tr w:rsidR="00AD10AE" w:rsidDel="005B1FD4" w14:paraId="0D944AE7" w14:textId="1BE32D57" w:rsidTr="00AA21E9">
        <w:trPr>
          <w:del w:id="878" w:author="David Taylor" w:date="2020-09-11T15:00:00Z"/>
        </w:trPr>
        <w:tc>
          <w:tcPr>
            <w:tcW w:w="704" w:type="dxa"/>
          </w:tcPr>
          <w:p w14:paraId="0D9E114A" w14:textId="55ABA8E8" w:rsidR="00AD10AE" w:rsidDel="005B1FD4" w:rsidRDefault="00AD10AE" w:rsidP="00AA21E9">
            <w:pPr>
              <w:tabs>
                <w:tab w:val="left" w:pos="1336"/>
              </w:tabs>
              <w:rPr>
                <w:del w:id="879" w:author="David Taylor" w:date="2020-09-11T15:00:00Z"/>
              </w:rPr>
            </w:pPr>
            <w:del w:id="880" w:author="David Taylor" w:date="2020-09-11T15:00:00Z">
              <w:r w:rsidDel="005B1FD4">
                <w:delText>Bytes</w:delText>
              </w:r>
            </w:del>
          </w:p>
        </w:tc>
        <w:tc>
          <w:tcPr>
            <w:tcW w:w="8646" w:type="dxa"/>
          </w:tcPr>
          <w:p w14:paraId="0409F8A3" w14:textId="63B7C3E6" w:rsidR="00AD10AE" w:rsidDel="005B1FD4" w:rsidRDefault="00AD10AE" w:rsidP="00AA21E9">
            <w:pPr>
              <w:tabs>
                <w:tab w:val="left" w:pos="1336"/>
              </w:tabs>
              <w:rPr>
                <w:del w:id="881" w:author="David Taylor" w:date="2020-09-11T15:00:00Z"/>
              </w:rPr>
            </w:pPr>
            <w:del w:id="882" w:author="David Taylor" w:date="2020-09-11T15:00:00Z">
              <w:r w:rsidDel="005B1FD4">
                <w:delText>Content</w:delText>
              </w:r>
            </w:del>
          </w:p>
        </w:tc>
      </w:tr>
      <w:tr w:rsidR="00AD10AE" w:rsidDel="005B1FD4" w14:paraId="0DAFC055" w14:textId="329F1019" w:rsidTr="00AA21E9">
        <w:trPr>
          <w:del w:id="883" w:author="David Taylor" w:date="2020-09-11T15:00:00Z"/>
        </w:trPr>
        <w:tc>
          <w:tcPr>
            <w:tcW w:w="704" w:type="dxa"/>
          </w:tcPr>
          <w:p w14:paraId="0D0A308D" w14:textId="7A8421F5" w:rsidR="00AD10AE" w:rsidDel="005B1FD4" w:rsidRDefault="00AD10AE" w:rsidP="00AA21E9">
            <w:pPr>
              <w:tabs>
                <w:tab w:val="left" w:pos="1336"/>
              </w:tabs>
              <w:rPr>
                <w:del w:id="884" w:author="David Taylor" w:date="2020-09-11T15:00:00Z"/>
              </w:rPr>
            </w:pPr>
            <w:del w:id="885" w:author="David Taylor" w:date="2020-09-11T15:00:00Z">
              <w:r w:rsidDel="005B1FD4">
                <w:delText>0,1</w:delText>
              </w:r>
            </w:del>
          </w:p>
        </w:tc>
        <w:tc>
          <w:tcPr>
            <w:tcW w:w="8646" w:type="dxa"/>
          </w:tcPr>
          <w:p w14:paraId="5AF54047" w14:textId="36A35274" w:rsidR="00AD10AE" w:rsidDel="005B1FD4" w:rsidRDefault="00AD10AE" w:rsidP="00AA21E9">
            <w:pPr>
              <w:tabs>
                <w:tab w:val="left" w:pos="1336"/>
              </w:tabs>
              <w:rPr>
                <w:del w:id="886" w:author="David Taylor" w:date="2020-09-11T15:00:00Z"/>
              </w:rPr>
            </w:pPr>
            <w:del w:id="887" w:author="David Taylor" w:date="2020-09-11T15:00:00Z">
              <w:r w:rsidDel="005B1FD4">
                <w:delText>Unknown.</w:delText>
              </w:r>
            </w:del>
          </w:p>
        </w:tc>
      </w:tr>
      <w:tr w:rsidR="00AD10AE" w:rsidDel="005B1FD4" w14:paraId="4203C710" w14:textId="7C802648" w:rsidTr="00AA21E9">
        <w:trPr>
          <w:del w:id="888" w:author="David Taylor" w:date="2020-09-11T15:00:00Z"/>
        </w:trPr>
        <w:tc>
          <w:tcPr>
            <w:tcW w:w="704" w:type="dxa"/>
          </w:tcPr>
          <w:p w14:paraId="2A723CDF" w14:textId="00816531" w:rsidR="00AD10AE" w:rsidDel="005B1FD4" w:rsidRDefault="00AD10AE" w:rsidP="00AA21E9">
            <w:pPr>
              <w:tabs>
                <w:tab w:val="left" w:pos="1336"/>
              </w:tabs>
              <w:rPr>
                <w:del w:id="889" w:author="David Taylor" w:date="2020-09-11T15:00:00Z"/>
              </w:rPr>
            </w:pPr>
            <w:del w:id="890" w:author="David Taylor" w:date="2020-09-11T15:00:00Z">
              <w:r w:rsidDel="005B1FD4">
                <w:delText>2</w:delText>
              </w:r>
            </w:del>
          </w:p>
        </w:tc>
        <w:tc>
          <w:tcPr>
            <w:tcW w:w="8646" w:type="dxa"/>
          </w:tcPr>
          <w:p w14:paraId="7B95EF21" w14:textId="3341C06F" w:rsidR="00AD10AE" w:rsidDel="005B1FD4" w:rsidRDefault="00AD10AE" w:rsidP="00AA21E9">
            <w:pPr>
              <w:tabs>
                <w:tab w:val="left" w:pos="1336"/>
              </w:tabs>
              <w:rPr>
                <w:del w:id="891" w:author="David Taylor" w:date="2020-09-11T15:00:00Z"/>
              </w:rPr>
            </w:pPr>
            <w:del w:id="892" w:author="David Taylor" w:date="2020-09-11T15:00:00Z">
              <w:r w:rsidDel="005B1FD4">
                <w:delText>0 = telemetry message, messages with other values will be ignored.</w:delText>
              </w:r>
            </w:del>
          </w:p>
        </w:tc>
      </w:tr>
      <w:tr w:rsidR="00AD10AE" w:rsidDel="005B1FD4" w14:paraId="06140AEE" w14:textId="46EAFD1B" w:rsidTr="00AA21E9">
        <w:trPr>
          <w:del w:id="893" w:author="David Taylor" w:date="2020-09-11T15:00:00Z"/>
        </w:trPr>
        <w:tc>
          <w:tcPr>
            <w:tcW w:w="704" w:type="dxa"/>
          </w:tcPr>
          <w:p w14:paraId="25F8973E" w14:textId="2FF403EE" w:rsidR="00AD10AE" w:rsidDel="005B1FD4" w:rsidRDefault="00AD10AE" w:rsidP="00AA21E9">
            <w:pPr>
              <w:tabs>
                <w:tab w:val="left" w:pos="1336"/>
              </w:tabs>
              <w:rPr>
                <w:del w:id="894" w:author="David Taylor" w:date="2020-09-11T15:00:00Z"/>
              </w:rPr>
            </w:pPr>
            <w:del w:id="895" w:author="David Taylor" w:date="2020-09-11T15:00:00Z">
              <w:r w:rsidDel="005B1FD4">
                <w:delText>3,4</w:delText>
              </w:r>
            </w:del>
          </w:p>
        </w:tc>
        <w:tc>
          <w:tcPr>
            <w:tcW w:w="8646" w:type="dxa"/>
          </w:tcPr>
          <w:p w14:paraId="4CCEE49D" w14:textId="68A389FB" w:rsidR="00AD10AE" w:rsidDel="005B1FD4" w:rsidRDefault="00AD10AE" w:rsidP="00AA21E9">
            <w:pPr>
              <w:tabs>
                <w:tab w:val="left" w:pos="1336"/>
              </w:tabs>
              <w:rPr>
                <w:del w:id="896" w:author="David Taylor" w:date="2020-09-11T15:00:00Z"/>
              </w:rPr>
            </w:pPr>
            <w:del w:id="897" w:author="David Taylor" w:date="2020-09-11T15:00:00Z">
              <w:r w:rsidDel="005B1FD4">
                <w:delText>Depth in metres. Interpret the bytes as a 16-bit big-endian integer transformed as follows. Round the final result to 2 decimal places.</w:delText>
              </w:r>
            </w:del>
          </w:p>
          <w:p w14:paraId="382532A1" w14:textId="795B842F" w:rsidR="00AD10AE" w:rsidDel="005B1FD4" w:rsidRDefault="00AD10AE" w:rsidP="00AA21E9">
            <w:pPr>
              <w:tabs>
                <w:tab w:val="left" w:pos="1336"/>
              </w:tabs>
              <w:rPr>
                <w:del w:id="898" w:author="David Taylor" w:date="2020-09-11T15:00:00Z"/>
              </w:rPr>
            </w:pPr>
            <w:del w:id="899" w:author="David Taylor" w:date="2020-09-11T15:00:00Z">
              <w:r w:rsidDel="005B1FD4">
                <w:delText>depth = (msgByte[3] &lt;&lt; 8) + msgByte[4];   // Make the 16-bit BE integer.</w:delText>
              </w:r>
              <w:r w:rsidDel="005B1FD4">
                <w:br/>
              </w:r>
              <w:r w:rsidRPr="00D404DD" w:rsidDel="005B1FD4">
                <w:delText>depth = (depth - 1638.3)</w:delText>
              </w:r>
              <w:r w:rsidDel="005B1FD4">
                <w:delText xml:space="preserve"> </w:delText>
              </w:r>
              <w:r w:rsidRPr="00D404DD" w:rsidDel="005B1FD4">
                <w:delText>*</w:delText>
              </w:r>
              <w:r w:rsidDel="005B1FD4">
                <w:delText xml:space="preserve"> </w:delText>
              </w:r>
              <w:r w:rsidRPr="00D404DD" w:rsidDel="005B1FD4">
                <w:delText>(5/13106.4);</w:delText>
              </w:r>
              <w:r w:rsidDel="005B1FD4">
                <w:delText xml:space="preserve">       // Apply DPI formula.</w:delText>
              </w:r>
            </w:del>
          </w:p>
        </w:tc>
      </w:tr>
      <w:tr w:rsidR="00AD10AE" w:rsidDel="005B1FD4" w14:paraId="7EE6912F" w14:textId="33FD8836" w:rsidTr="00AA21E9">
        <w:trPr>
          <w:del w:id="900" w:author="David Taylor" w:date="2020-09-11T15:00:00Z"/>
        </w:trPr>
        <w:tc>
          <w:tcPr>
            <w:tcW w:w="704" w:type="dxa"/>
          </w:tcPr>
          <w:p w14:paraId="49F40807" w14:textId="5DD32788" w:rsidR="00AD10AE" w:rsidDel="005B1FD4" w:rsidRDefault="00AD10AE" w:rsidP="00AA21E9">
            <w:pPr>
              <w:tabs>
                <w:tab w:val="left" w:pos="1336"/>
              </w:tabs>
              <w:rPr>
                <w:del w:id="901" w:author="David Taylor" w:date="2020-09-11T15:00:00Z"/>
              </w:rPr>
            </w:pPr>
            <w:del w:id="902" w:author="David Taylor" w:date="2020-09-11T15:00:00Z">
              <w:r w:rsidDel="005B1FD4">
                <w:delText>5,6</w:delText>
              </w:r>
            </w:del>
          </w:p>
        </w:tc>
        <w:tc>
          <w:tcPr>
            <w:tcW w:w="8646" w:type="dxa"/>
          </w:tcPr>
          <w:p w14:paraId="31E4DDE5" w14:textId="7B50882F" w:rsidR="00AD10AE" w:rsidDel="005B1FD4" w:rsidRDefault="00AD10AE" w:rsidP="00AA21E9">
            <w:pPr>
              <w:tabs>
                <w:tab w:val="left" w:pos="1336"/>
              </w:tabs>
              <w:rPr>
                <w:del w:id="903" w:author="David Taylor" w:date="2020-09-11T15:00:00Z"/>
              </w:rPr>
            </w:pPr>
            <w:del w:id="904" w:author="David Taylor" w:date="2020-09-11T15:00:00Z">
              <w:r w:rsidDel="005B1FD4">
                <w:delText>Water temperature in deg C. Bytes give a 16-bit big-endian integer that is transformed as follows. Round the final result to 2 decimal places.</w:delText>
              </w:r>
            </w:del>
          </w:p>
          <w:p w14:paraId="34215C81" w14:textId="101C97F0" w:rsidR="00AD10AE" w:rsidDel="005B1FD4" w:rsidRDefault="00AD10AE" w:rsidP="00AA21E9">
            <w:pPr>
              <w:tabs>
                <w:tab w:val="left" w:pos="1336"/>
              </w:tabs>
              <w:rPr>
                <w:del w:id="905" w:author="David Taylor" w:date="2020-09-11T15:00:00Z"/>
              </w:rPr>
            </w:pPr>
            <w:del w:id="906" w:author="David Taylor" w:date="2020-09-11T15:00:00Z">
              <w:r w:rsidDel="005B1FD4">
                <w:delText>tempC = (msgByte[5] &lt;&lt; 8) + msgByte[6];  // Make the 16-bit BE integer.</w:delText>
              </w:r>
              <w:r w:rsidDel="005B1FD4">
                <w:br/>
                <w:delText>tempC = tempC * 0.001;                               // Correction factor provided by DPI.</w:delText>
              </w:r>
            </w:del>
          </w:p>
        </w:tc>
      </w:tr>
      <w:tr w:rsidR="00AD10AE" w:rsidDel="005B1FD4" w14:paraId="37D579A0" w14:textId="4F59DB7F" w:rsidTr="00AA21E9">
        <w:trPr>
          <w:del w:id="907" w:author="David Taylor" w:date="2020-09-11T15:00:00Z"/>
        </w:trPr>
        <w:tc>
          <w:tcPr>
            <w:tcW w:w="704" w:type="dxa"/>
          </w:tcPr>
          <w:p w14:paraId="6E5CAD7C" w14:textId="04C111A3" w:rsidR="00AD10AE" w:rsidDel="005B1FD4" w:rsidRDefault="00AD10AE" w:rsidP="00AA21E9">
            <w:pPr>
              <w:tabs>
                <w:tab w:val="left" w:pos="1336"/>
              </w:tabs>
              <w:rPr>
                <w:del w:id="908" w:author="David Taylor" w:date="2020-09-11T15:00:00Z"/>
              </w:rPr>
            </w:pPr>
            <w:del w:id="909" w:author="David Taylor" w:date="2020-09-11T15:00:00Z">
              <w:r w:rsidDel="005B1FD4">
                <w:delText>7</w:delText>
              </w:r>
            </w:del>
          </w:p>
        </w:tc>
        <w:tc>
          <w:tcPr>
            <w:tcW w:w="8646" w:type="dxa"/>
          </w:tcPr>
          <w:p w14:paraId="74786029" w14:textId="6EB26F08" w:rsidR="00AD10AE" w:rsidDel="005B1FD4" w:rsidRDefault="00AD10AE" w:rsidP="00AA21E9">
            <w:pPr>
              <w:tabs>
                <w:tab w:val="left" w:pos="1336"/>
              </w:tabs>
              <w:rPr>
                <w:del w:id="910" w:author="David Taylor" w:date="2020-09-11T15:00:00Z"/>
              </w:rPr>
            </w:pPr>
            <w:del w:id="911" w:author="David Taylor" w:date="2020-09-11T15:00:00Z">
              <w:r w:rsidDel="005B1FD4">
                <w:delText>Battery voltage. A single-byte integer, transformed as follows. Round the final result to 2 decimal places.</w:delText>
              </w:r>
            </w:del>
          </w:p>
          <w:p w14:paraId="490DF74F" w14:textId="7E459B0A" w:rsidR="00AD10AE" w:rsidDel="005B1FD4" w:rsidRDefault="00AD10AE" w:rsidP="00AA21E9">
            <w:pPr>
              <w:tabs>
                <w:tab w:val="left" w:pos="1336"/>
              </w:tabs>
              <w:rPr>
                <w:del w:id="912" w:author="David Taylor" w:date="2020-09-11T15:00:00Z"/>
              </w:rPr>
            </w:pPr>
            <w:del w:id="913" w:author="David Taylor" w:date="2020-09-11T15:00:00Z">
              <w:r w:rsidDel="005B1FD4">
                <w:delText>volts = msgByte[7] * 0.1;    // Scale value supplied by DPI.</w:delText>
              </w:r>
            </w:del>
          </w:p>
        </w:tc>
      </w:tr>
    </w:tbl>
    <w:p w14:paraId="18DD6D12" w14:textId="4546838F" w:rsidR="00AD10AE" w:rsidDel="005B1FD4" w:rsidRDefault="00AD10AE" w:rsidP="00AD10AE">
      <w:pPr>
        <w:rPr>
          <w:del w:id="914" w:author="David Taylor" w:date="2020-09-11T15:00:00Z"/>
        </w:rPr>
      </w:pPr>
    </w:p>
    <w:p w14:paraId="1ED056FE" w14:textId="7E5BC44F" w:rsidR="00AD10AE" w:rsidDel="005B1FD4" w:rsidRDefault="00AD10AE" w:rsidP="00AD10AE">
      <w:pPr>
        <w:tabs>
          <w:tab w:val="left" w:pos="1336"/>
        </w:tabs>
        <w:rPr>
          <w:del w:id="915" w:author="David Taylor" w:date="2020-09-11T15:00:00Z"/>
        </w:rPr>
      </w:pPr>
      <w:del w:id="916" w:author="David Taylor" w:date="2020-09-11T15:00:00Z">
        <w:r w:rsidDel="005B1FD4">
          <w:delText>The pump controller sends status messages in the following format. It is a single byte with the following bitflags, ordered starting with the least-significant byte.</w:delText>
        </w:r>
      </w:del>
    </w:p>
    <w:tbl>
      <w:tblPr>
        <w:tblStyle w:val="TableGrid"/>
        <w:tblW w:w="0" w:type="auto"/>
        <w:tblLayout w:type="fixed"/>
        <w:tblLook w:val="04A0" w:firstRow="1" w:lastRow="0" w:firstColumn="1" w:lastColumn="0" w:noHBand="0" w:noVBand="1"/>
      </w:tblPr>
      <w:tblGrid>
        <w:gridCol w:w="544"/>
        <w:gridCol w:w="1861"/>
        <w:gridCol w:w="6945"/>
      </w:tblGrid>
      <w:tr w:rsidR="00AD10AE" w:rsidDel="005B1FD4" w14:paraId="197E4399" w14:textId="074161FC" w:rsidTr="00AA21E9">
        <w:trPr>
          <w:del w:id="917" w:author="David Taylor" w:date="2020-09-11T15:00:00Z"/>
        </w:trPr>
        <w:tc>
          <w:tcPr>
            <w:tcW w:w="544" w:type="dxa"/>
          </w:tcPr>
          <w:p w14:paraId="39A61335" w14:textId="517B571D" w:rsidR="00AD10AE" w:rsidDel="005B1FD4" w:rsidRDefault="00AD10AE" w:rsidP="00AA21E9">
            <w:pPr>
              <w:tabs>
                <w:tab w:val="left" w:pos="1336"/>
              </w:tabs>
              <w:rPr>
                <w:del w:id="918" w:author="David Taylor" w:date="2020-09-11T15:00:00Z"/>
              </w:rPr>
            </w:pPr>
            <w:del w:id="919" w:author="David Taylor" w:date="2020-09-11T15:00:00Z">
              <w:r w:rsidDel="005B1FD4">
                <w:delText>Bit</w:delText>
              </w:r>
            </w:del>
          </w:p>
        </w:tc>
        <w:tc>
          <w:tcPr>
            <w:tcW w:w="1861" w:type="dxa"/>
          </w:tcPr>
          <w:p w14:paraId="333BB64A" w14:textId="7220334A" w:rsidR="00AD10AE" w:rsidDel="005B1FD4" w:rsidRDefault="00AD10AE" w:rsidP="00AA21E9">
            <w:pPr>
              <w:tabs>
                <w:tab w:val="left" w:pos="1336"/>
              </w:tabs>
              <w:rPr>
                <w:del w:id="920" w:author="David Taylor" w:date="2020-09-11T15:00:00Z"/>
              </w:rPr>
            </w:pPr>
            <w:del w:id="921" w:author="David Taylor" w:date="2020-09-11T15:00:00Z">
              <w:r w:rsidDel="005B1FD4">
                <w:delText>Flag</w:delText>
              </w:r>
            </w:del>
          </w:p>
        </w:tc>
        <w:tc>
          <w:tcPr>
            <w:tcW w:w="6945" w:type="dxa"/>
          </w:tcPr>
          <w:p w14:paraId="14CD0D27" w14:textId="7534D7A2" w:rsidR="00AD10AE" w:rsidDel="005B1FD4" w:rsidRDefault="00AD10AE" w:rsidP="00AA21E9">
            <w:pPr>
              <w:tabs>
                <w:tab w:val="left" w:pos="1336"/>
              </w:tabs>
              <w:rPr>
                <w:del w:id="922" w:author="David Taylor" w:date="2020-09-11T15:00:00Z"/>
              </w:rPr>
            </w:pPr>
            <w:del w:id="923" w:author="David Taylor" w:date="2020-09-11T15:00:00Z">
              <w:r w:rsidDel="005B1FD4">
                <w:delText>Description</w:delText>
              </w:r>
            </w:del>
          </w:p>
        </w:tc>
      </w:tr>
      <w:tr w:rsidR="00AD10AE" w:rsidDel="005B1FD4" w14:paraId="405CF564" w14:textId="1CEDECA0" w:rsidTr="00AA21E9">
        <w:trPr>
          <w:del w:id="924" w:author="David Taylor" w:date="2020-09-11T15:00:00Z"/>
        </w:trPr>
        <w:tc>
          <w:tcPr>
            <w:tcW w:w="544" w:type="dxa"/>
          </w:tcPr>
          <w:p w14:paraId="1BF4016D" w14:textId="4DC035B7" w:rsidR="00AD10AE" w:rsidDel="005B1FD4" w:rsidRDefault="00AD10AE" w:rsidP="00AA21E9">
            <w:pPr>
              <w:tabs>
                <w:tab w:val="left" w:pos="1336"/>
              </w:tabs>
              <w:rPr>
                <w:del w:id="925" w:author="David Taylor" w:date="2020-09-11T15:00:00Z"/>
              </w:rPr>
            </w:pPr>
            <w:del w:id="926" w:author="David Taylor" w:date="2020-09-11T15:00:00Z">
              <w:r w:rsidDel="005B1FD4">
                <w:delText>0</w:delText>
              </w:r>
            </w:del>
          </w:p>
        </w:tc>
        <w:tc>
          <w:tcPr>
            <w:tcW w:w="1861" w:type="dxa"/>
          </w:tcPr>
          <w:p w14:paraId="7AE778F4" w14:textId="73E686E7" w:rsidR="00AD10AE" w:rsidDel="005B1FD4" w:rsidRDefault="00AD10AE" w:rsidP="00AA21E9">
            <w:pPr>
              <w:tabs>
                <w:tab w:val="left" w:pos="1336"/>
              </w:tabs>
              <w:rPr>
                <w:del w:id="927" w:author="David Taylor" w:date="2020-09-11T15:00:00Z"/>
              </w:rPr>
            </w:pPr>
            <w:del w:id="928" w:author="David Taylor" w:date="2020-09-11T15:00:00Z">
              <w:r w:rsidDel="005B1FD4">
                <w:delText>pumpRunning</w:delText>
              </w:r>
            </w:del>
          </w:p>
        </w:tc>
        <w:tc>
          <w:tcPr>
            <w:tcW w:w="6945" w:type="dxa"/>
          </w:tcPr>
          <w:p w14:paraId="1D1817FD" w14:textId="367761C1" w:rsidR="00AD10AE" w:rsidDel="005B1FD4" w:rsidRDefault="00AD10AE" w:rsidP="00AA21E9">
            <w:pPr>
              <w:tabs>
                <w:tab w:val="left" w:pos="1336"/>
              </w:tabs>
              <w:rPr>
                <w:del w:id="929" w:author="David Taylor" w:date="2020-09-11T15:00:00Z"/>
              </w:rPr>
            </w:pPr>
            <w:del w:id="930" w:author="David Taylor" w:date="2020-09-11T15:00:00Z">
              <w:r w:rsidDel="005B1FD4">
                <w:delText>0 = pump not running, 1 = pump running.</w:delText>
              </w:r>
            </w:del>
          </w:p>
        </w:tc>
      </w:tr>
      <w:tr w:rsidR="00AD10AE" w:rsidDel="005B1FD4" w14:paraId="10E945C4" w14:textId="3973EB71" w:rsidTr="00AA21E9">
        <w:trPr>
          <w:del w:id="931" w:author="David Taylor" w:date="2020-09-11T15:00:00Z"/>
        </w:trPr>
        <w:tc>
          <w:tcPr>
            <w:tcW w:w="544" w:type="dxa"/>
          </w:tcPr>
          <w:p w14:paraId="493EC4CF" w14:textId="5EF7BF08" w:rsidR="00AD10AE" w:rsidDel="005B1FD4" w:rsidRDefault="00AD10AE" w:rsidP="00AA21E9">
            <w:pPr>
              <w:tabs>
                <w:tab w:val="left" w:pos="1336"/>
              </w:tabs>
              <w:rPr>
                <w:del w:id="932" w:author="David Taylor" w:date="2020-09-11T15:00:00Z"/>
              </w:rPr>
            </w:pPr>
            <w:del w:id="933" w:author="David Taylor" w:date="2020-09-11T15:00:00Z">
              <w:r w:rsidDel="005B1FD4">
                <w:delText>1</w:delText>
              </w:r>
            </w:del>
          </w:p>
        </w:tc>
        <w:tc>
          <w:tcPr>
            <w:tcW w:w="1861" w:type="dxa"/>
          </w:tcPr>
          <w:p w14:paraId="08111DFB" w14:textId="031D0FD1" w:rsidR="00AD10AE" w:rsidDel="005B1FD4" w:rsidRDefault="00AD10AE" w:rsidP="00AA21E9">
            <w:pPr>
              <w:tabs>
                <w:tab w:val="left" w:pos="1336"/>
              </w:tabs>
              <w:rPr>
                <w:del w:id="934" w:author="David Taylor" w:date="2020-09-11T15:00:00Z"/>
              </w:rPr>
            </w:pPr>
            <w:del w:id="935" w:author="David Taylor" w:date="2020-09-11T15:00:00Z">
              <w:r w:rsidDel="005B1FD4">
                <w:delText>boreLowLevel</w:delText>
              </w:r>
            </w:del>
          </w:p>
        </w:tc>
        <w:tc>
          <w:tcPr>
            <w:tcW w:w="6945" w:type="dxa"/>
          </w:tcPr>
          <w:p w14:paraId="13B7E56D" w14:textId="74C15F5A" w:rsidR="00AD10AE" w:rsidDel="005B1FD4" w:rsidRDefault="00AD10AE" w:rsidP="00AA21E9">
            <w:pPr>
              <w:tabs>
                <w:tab w:val="left" w:pos="1336"/>
              </w:tabs>
              <w:rPr>
                <w:del w:id="936" w:author="David Taylor" w:date="2020-09-11T15:00:00Z"/>
              </w:rPr>
            </w:pPr>
            <w:del w:id="937" w:author="David Taylor" w:date="2020-09-11T15:00:00Z">
              <w:r w:rsidDel="005B1FD4">
                <w:delText>1 = low input pressure, meaning the bore water level is low.</w:delText>
              </w:r>
            </w:del>
          </w:p>
        </w:tc>
      </w:tr>
      <w:tr w:rsidR="00AD10AE" w:rsidDel="005B1FD4" w14:paraId="62FD9AC5" w14:textId="0FDE3D94" w:rsidTr="00AA21E9">
        <w:trPr>
          <w:del w:id="938" w:author="David Taylor" w:date="2020-09-11T15:00:00Z"/>
        </w:trPr>
        <w:tc>
          <w:tcPr>
            <w:tcW w:w="544" w:type="dxa"/>
          </w:tcPr>
          <w:p w14:paraId="60262866" w14:textId="675E1A0C" w:rsidR="00AD10AE" w:rsidDel="005B1FD4" w:rsidRDefault="00AD10AE" w:rsidP="00AA21E9">
            <w:pPr>
              <w:tabs>
                <w:tab w:val="left" w:pos="1336"/>
              </w:tabs>
              <w:rPr>
                <w:del w:id="939" w:author="David Taylor" w:date="2020-09-11T15:00:00Z"/>
              </w:rPr>
            </w:pPr>
            <w:del w:id="940" w:author="David Taylor" w:date="2020-09-11T15:00:00Z">
              <w:r w:rsidDel="005B1FD4">
                <w:delText>2</w:delText>
              </w:r>
            </w:del>
          </w:p>
        </w:tc>
        <w:tc>
          <w:tcPr>
            <w:tcW w:w="1861" w:type="dxa"/>
          </w:tcPr>
          <w:p w14:paraId="32E8B3BD" w14:textId="28D0B825" w:rsidR="00AD10AE" w:rsidDel="005B1FD4" w:rsidRDefault="00AD10AE" w:rsidP="00AA21E9">
            <w:pPr>
              <w:tabs>
                <w:tab w:val="left" w:pos="1336"/>
              </w:tabs>
              <w:rPr>
                <w:del w:id="941" w:author="David Taylor" w:date="2020-09-11T15:00:00Z"/>
              </w:rPr>
            </w:pPr>
            <w:del w:id="942" w:author="David Taylor" w:date="2020-09-11T15:00:00Z">
              <w:r w:rsidDel="005B1FD4">
                <w:delText>softStartFail</w:delText>
              </w:r>
            </w:del>
          </w:p>
        </w:tc>
        <w:tc>
          <w:tcPr>
            <w:tcW w:w="6945" w:type="dxa"/>
          </w:tcPr>
          <w:p w14:paraId="2444159B" w14:textId="123B815B" w:rsidR="00AD10AE" w:rsidDel="005B1FD4" w:rsidRDefault="00AD10AE" w:rsidP="00AA21E9">
            <w:pPr>
              <w:tabs>
                <w:tab w:val="left" w:pos="1336"/>
              </w:tabs>
              <w:rPr>
                <w:del w:id="943" w:author="David Taylor" w:date="2020-09-11T15:00:00Z"/>
              </w:rPr>
            </w:pPr>
            <w:del w:id="944" w:author="David Taylor" w:date="2020-09-11T15:00:00Z">
              <w:r w:rsidDel="005B1FD4">
                <w:delText>The pump is connected to a motor controller and this is probably a signal that the motor soft start feature is not working.</w:delText>
              </w:r>
            </w:del>
          </w:p>
        </w:tc>
      </w:tr>
      <w:tr w:rsidR="00AD10AE" w:rsidDel="005B1FD4" w14:paraId="2FEF5AD6" w14:textId="4488FB54" w:rsidTr="00AA21E9">
        <w:trPr>
          <w:del w:id="945" w:author="David Taylor" w:date="2020-09-11T15:00:00Z"/>
        </w:trPr>
        <w:tc>
          <w:tcPr>
            <w:tcW w:w="544" w:type="dxa"/>
          </w:tcPr>
          <w:p w14:paraId="36277200" w14:textId="306995CA" w:rsidR="00AD10AE" w:rsidDel="005B1FD4" w:rsidRDefault="00AD10AE" w:rsidP="00AA21E9">
            <w:pPr>
              <w:tabs>
                <w:tab w:val="left" w:pos="1336"/>
              </w:tabs>
              <w:rPr>
                <w:del w:id="946" w:author="David Taylor" w:date="2020-09-11T15:00:00Z"/>
              </w:rPr>
            </w:pPr>
            <w:del w:id="947" w:author="David Taylor" w:date="2020-09-11T15:00:00Z">
              <w:r w:rsidDel="005B1FD4">
                <w:delText>3</w:delText>
              </w:r>
            </w:del>
          </w:p>
        </w:tc>
        <w:tc>
          <w:tcPr>
            <w:tcW w:w="1861" w:type="dxa"/>
          </w:tcPr>
          <w:p w14:paraId="224D3C33" w14:textId="01493BFF" w:rsidR="00AD10AE" w:rsidDel="005B1FD4" w:rsidRDefault="00AD10AE" w:rsidP="00AA21E9">
            <w:pPr>
              <w:tabs>
                <w:tab w:val="left" w:pos="1336"/>
              </w:tabs>
              <w:rPr>
                <w:del w:id="948" w:author="David Taylor" w:date="2020-09-11T15:00:00Z"/>
              </w:rPr>
            </w:pPr>
            <w:del w:id="949" w:author="David Taylor" w:date="2020-09-11T15:00:00Z">
              <w:r w:rsidDel="005B1FD4">
                <w:delText>pumpOverload</w:delText>
              </w:r>
            </w:del>
          </w:p>
        </w:tc>
        <w:tc>
          <w:tcPr>
            <w:tcW w:w="6945" w:type="dxa"/>
          </w:tcPr>
          <w:p w14:paraId="080B2DF9" w14:textId="28439A73" w:rsidR="00AD10AE" w:rsidDel="005B1FD4" w:rsidRDefault="00AD10AE" w:rsidP="00AA21E9">
            <w:pPr>
              <w:tabs>
                <w:tab w:val="left" w:pos="1336"/>
              </w:tabs>
              <w:rPr>
                <w:del w:id="950" w:author="David Taylor" w:date="2020-09-11T15:00:00Z"/>
              </w:rPr>
            </w:pPr>
            <w:del w:id="951" w:author="David Taylor" w:date="2020-09-11T15:00:00Z">
              <w:r w:rsidDel="005B1FD4">
                <w:delText>This is probably another signal from the motor controller rather than the pump itself.</w:delText>
              </w:r>
            </w:del>
          </w:p>
        </w:tc>
      </w:tr>
      <w:tr w:rsidR="00AD10AE" w:rsidDel="005B1FD4" w14:paraId="54EBC87C" w14:textId="497CC7FA" w:rsidTr="00AA21E9">
        <w:trPr>
          <w:del w:id="952" w:author="David Taylor" w:date="2020-09-11T15:00:00Z"/>
        </w:trPr>
        <w:tc>
          <w:tcPr>
            <w:tcW w:w="544" w:type="dxa"/>
          </w:tcPr>
          <w:p w14:paraId="0C7C921F" w14:textId="6FD157DB" w:rsidR="00AD10AE" w:rsidDel="005B1FD4" w:rsidRDefault="00AD10AE" w:rsidP="00AA21E9">
            <w:pPr>
              <w:tabs>
                <w:tab w:val="left" w:pos="1336"/>
              </w:tabs>
              <w:rPr>
                <w:del w:id="953" w:author="David Taylor" w:date="2020-09-11T15:00:00Z"/>
              </w:rPr>
            </w:pPr>
            <w:del w:id="954" w:author="David Taylor" w:date="2020-09-11T15:00:00Z">
              <w:r w:rsidDel="005B1FD4">
                <w:delText>4</w:delText>
              </w:r>
            </w:del>
          </w:p>
        </w:tc>
        <w:tc>
          <w:tcPr>
            <w:tcW w:w="1861" w:type="dxa"/>
          </w:tcPr>
          <w:p w14:paraId="21FE6297" w14:textId="09FA202E" w:rsidR="00AD10AE" w:rsidDel="005B1FD4" w:rsidRDefault="00AD10AE" w:rsidP="00AA21E9">
            <w:pPr>
              <w:tabs>
                <w:tab w:val="left" w:pos="1336"/>
              </w:tabs>
              <w:rPr>
                <w:del w:id="955" w:author="David Taylor" w:date="2020-09-11T15:00:00Z"/>
              </w:rPr>
            </w:pPr>
            <w:del w:id="956" w:author="David Taylor" w:date="2020-09-11T15:00:00Z">
              <w:r w:rsidDel="005B1FD4">
                <w:delText>controllerRestart</w:delText>
              </w:r>
            </w:del>
          </w:p>
        </w:tc>
        <w:tc>
          <w:tcPr>
            <w:tcW w:w="6945" w:type="dxa"/>
          </w:tcPr>
          <w:p w14:paraId="3718FE97" w14:textId="37300D58" w:rsidR="00AD10AE" w:rsidDel="005B1FD4" w:rsidRDefault="00AD10AE" w:rsidP="00AA21E9">
            <w:pPr>
              <w:tabs>
                <w:tab w:val="left" w:pos="1336"/>
              </w:tabs>
              <w:rPr>
                <w:del w:id="957" w:author="David Taylor" w:date="2020-09-11T15:00:00Z"/>
              </w:rPr>
            </w:pPr>
            <w:del w:id="958" w:author="David Taylor" w:date="2020-09-11T15:00:00Z">
              <w:r w:rsidDel="005B1FD4">
                <w:delText>This flag is set in the first status message sent by the pump controller. It allows the server-side app(s) to track restarts.</w:delText>
              </w:r>
            </w:del>
          </w:p>
        </w:tc>
      </w:tr>
      <w:tr w:rsidR="00AD10AE" w:rsidDel="005B1FD4" w14:paraId="1FEE9C44" w14:textId="45E0EF07" w:rsidTr="00AA21E9">
        <w:trPr>
          <w:del w:id="959" w:author="David Taylor" w:date="2020-09-11T15:00:00Z"/>
        </w:trPr>
        <w:tc>
          <w:tcPr>
            <w:tcW w:w="544" w:type="dxa"/>
          </w:tcPr>
          <w:p w14:paraId="747730E2" w14:textId="4107DEDB" w:rsidR="00AD10AE" w:rsidDel="005B1FD4" w:rsidRDefault="00AD10AE" w:rsidP="00AA21E9">
            <w:pPr>
              <w:tabs>
                <w:tab w:val="left" w:pos="1336"/>
              </w:tabs>
              <w:rPr>
                <w:del w:id="960" w:author="David Taylor" w:date="2020-09-11T15:00:00Z"/>
              </w:rPr>
            </w:pPr>
            <w:del w:id="961" w:author="David Taylor" w:date="2020-09-11T15:00:00Z">
              <w:r w:rsidDel="005B1FD4">
                <w:delText>5</w:delText>
              </w:r>
            </w:del>
          </w:p>
        </w:tc>
        <w:tc>
          <w:tcPr>
            <w:tcW w:w="1861" w:type="dxa"/>
          </w:tcPr>
          <w:p w14:paraId="1B9B4743" w14:textId="444AAF28" w:rsidR="00AD10AE" w:rsidDel="005B1FD4" w:rsidRDefault="00AD10AE" w:rsidP="00AA21E9">
            <w:pPr>
              <w:tabs>
                <w:tab w:val="left" w:pos="1336"/>
              </w:tabs>
              <w:rPr>
                <w:del w:id="962" w:author="David Taylor" w:date="2020-09-11T15:00:00Z"/>
              </w:rPr>
            </w:pPr>
            <w:del w:id="963" w:author="David Taylor" w:date="2020-09-11T15:00:00Z">
              <w:r w:rsidDel="005B1FD4">
                <w:delText>highPressure</w:delText>
              </w:r>
            </w:del>
          </w:p>
        </w:tc>
        <w:tc>
          <w:tcPr>
            <w:tcW w:w="6945" w:type="dxa"/>
          </w:tcPr>
          <w:p w14:paraId="2F09A43E" w14:textId="2B03A515" w:rsidR="00AD10AE" w:rsidDel="005B1FD4" w:rsidRDefault="00AD10AE" w:rsidP="00AA21E9">
            <w:pPr>
              <w:tabs>
                <w:tab w:val="left" w:pos="1336"/>
              </w:tabs>
              <w:rPr>
                <w:del w:id="964" w:author="David Taylor" w:date="2020-09-11T15:00:00Z"/>
              </w:rPr>
            </w:pPr>
            <w:del w:id="965" w:author="David Taylor" w:date="2020-09-11T15:00:00Z">
              <w:r w:rsidDel="005B1FD4">
                <w:delText>1 = The high pressure sensor in the tank is showing the water level is high.</w:delText>
              </w:r>
            </w:del>
          </w:p>
        </w:tc>
      </w:tr>
      <w:tr w:rsidR="00AD10AE" w:rsidDel="005B1FD4" w14:paraId="7AEAC252" w14:textId="7BB6C868" w:rsidTr="00AA21E9">
        <w:trPr>
          <w:del w:id="966" w:author="David Taylor" w:date="2020-09-11T15:00:00Z"/>
        </w:trPr>
        <w:tc>
          <w:tcPr>
            <w:tcW w:w="544" w:type="dxa"/>
          </w:tcPr>
          <w:p w14:paraId="1FEDA9F5" w14:textId="3BB734AA" w:rsidR="00AD10AE" w:rsidDel="005B1FD4" w:rsidRDefault="00AD10AE" w:rsidP="00AA21E9">
            <w:pPr>
              <w:tabs>
                <w:tab w:val="left" w:pos="1336"/>
              </w:tabs>
              <w:rPr>
                <w:del w:id="967" w:author="David Taylor" w:date="2020-09-11T15:00:00Z"/>
              </w:rPr>
            </w:pPr>
            <w:del w:id="968" w:author="David Taylor" w:date="2020-09-11T15:00:00Z">
              <w:r w:rsidDel="005B1FD4">
                <w:delText>6</w:delText>
              </w:r>
            </w:del>
          </w:p>
        </w:tc>
        <w:tc>
          <w:tcPr>
            <w:tcW w:w="1861" w:type="dxa"/>
          </w:tcPr>
          <w:p w14:paraId="7B9DD9E4" w14:textId="19F3CADE" w:rsidR="00AD10AE" w:rsidDel="005B1FD4" w:rsidRDefault="00AD10AE" w:rsidP="00AA21E9">
            <w:pPr>
              <w:tabs>
                <w:tab w:val="left" w:pos="1336"/>
              </w:tabs>
              <w:rPr>
                <w:del w:id="969" w:author="David Taylor" w:date="2020-09-11T15:00:00Z"/>
              </w:rPr>
            </w:pPr>
            <w:del w:id="970" w:author="David Taylor" w:date="2020-09-11T15:00:00Z">
              <w:r w:rsidDel="005B1FD4">
                <w:delText>noFlow</w:delText>
              </w:r>
            </w:del>
          </w:p>
        </w:tc>
        <w:tc>
          <w:tcPr>
            <w:tcW w:w="6945" w:type="dxa"/>
          </w:tcPr>
          <w:p w14:paraId="71BD0160" w14:textId="61510196" w:rsidR="00AD10AE" w:rsidDel="005B1FD4" w:rsidRDefault="00AD10AE" w:rsidP="00AA21E9">
            <w:pPr>
              <w:tabs>
                <w:tab w:val="left" w:pos="1336"/>
              </w:tabs>
              <w:rPr>
                <w:del w:id="971" w:author="David Taylor" w:date="2020-09-11T15:00:00Z"/>
              </w:rPr>
            </w:pPr>
            <w:del w:id="972" w:author="David Taylor" w:date="2020-09-11T15:00:00Z">
              <w:r w:rsidDel="005B1FD4">
                <w:delText>Don’t know.</w:delText>
              </w:r>
            </w:del>
          </w:p>
        </w:tc>
      </w:tr>
      <w:tr w:rsidR="00AD10AE" w:rsidDel="005B1FD4" w14:paraId="122F2231" w14:textId="0E6726EB" w:rsidTr="00AA21E9">
        <w:trPr>
          <w:del w:id="973" w:author="David Taylor" w:date="2020-09-11T15:00:00Z"/>
        </w:trPr>
        <w:tc>
          <w:tcPr>
            <w:tcW w:w="544" w:type="dxa"/>
          </w:tcPr>
          <w:p w14:paraId="1B2DCD23" w14:textId="7D53F015" w:rsidR="00AD10AE" w:rsidDel="005B1FD4" w:rsidRDefault="00AD10AE" w:rsidP="00AA21E9">
            <w:pPr>
              <w:tabs>
                <w:tab w:val="left" w:pos="1336"/>
              </w:tabs>
              <w:rPr>
                <w:del w:id="974" w:author="David Taylor" w:date="2020-09-11T15:00:00Z"/>
              </w:rPr>
            </w:pPr>
            <w:del w:id="975" w:author="David Taylor" w:date="2020-09-11T15:00:00Z">
              <w:r w:rsidDel="005B1FD4">
                <w:delText>7</w:delText>
              </w:r>
            </w:del>
          </w:p>
        </w:tc>
        <w:tc>
          <w:tcPr>
            <w:tcW w:w="1861" w:type="dxa"/>
          </w:tcPr>
          <w:p w14:paraId="4723693E" w14:textId="450439AD" w:rsidR="00AD10AE" w:rsidDel="005B1FD4" w:rsidRDefault="00AD10AE" w:rsidP="00AA21E9">
            <w:pPr>
              <w:tabs>
                <w:tab w:val="left" w:pos="1336"/>
              </w:tabs>
              <w:rPr>
                <w:del w:id="976" w:author="David Taylor" w:date="2020-09-11T15:00:00Z"/>
              </w:rPr>
            </w:pPr>
            <w:del w:id="977" w:author="David Taylor" w:date="2020-09-11T15:00:00Z">
              <w:r w:rsidDel="005B1FD4">
                <w:delText>Reserved</w:delText>
              </w:r>
            </w:del>
          </w:p>
        </w:tc>
        <w:tc>
          <w:tcPr>
            <w:tcW w:w="6945" w:type="dxa"/>
          </w:tcPr>
          <w:p w14:paraId="34894BD6" w14:textId="0CAE1BA4" w:rsidR="00AD10AE" w:rsidDel="005B1FD4" w:rsidRDefault="00AD10AE" w:rsidP="00AA21E9">
            <w:pPr>
              <w:tabs>
                <w:tab w:val="left" w:pos="1336"/>
              </w:tabs>
              <w:rPr>
                <w:del w:id="978" w:author="David Taylor" w:date="2020-09-11T15:00:00Z"/>
              </w:rPr>
            </w:pPr>
            <w:del w:id="979" w:author="David Taylor" w:date="2020-09-11T15:00:00Z">
              <w:r w:rsidDel="005B1FD4">
                <w:delText>Not used yet.</w:delText>
              </w:r>
            </w:del>
          </w:p>
        </w:tc>
      </w:tr>
    </w:tbl>
    <w:p w14:paraId="278E72A1" w14:textId="264CABA9" w:rsidR="00AD10AE" w:rsidDel="005B1FD4" w:rsidRDefault="00AD10AE" w:rsidP="00AD10AE">
      <w:pPr>
        <w:rPr>
          <w:del w:id="980" w:author="David Taylor" w:date="2020-09-11T15:00:00Z"/>
        </w:rPr>
      </w:pPr>
    </w:p>
    <w:p w14:paraId="066ED2C7" w14:textId="146275EB" w:rsidR="007028F3" w:rsidDel="005B1FD4" w:rsidRDefault="007028F3" w:rsidP="007028F3">
      <w:pPr>
        <w:tabs>
          <w:tab w:val="left" w:pos="1336"/>
        </w:tabs>
        <w:rPr>
          <w:del w:id="981" w:author="David Taylor" w:date="2020-09-11T15:00:00Z"/>
        </w:rPr>
      </w:pPr>
      <w:del w:id="982" w:author="David Taylor" w:date="2020-09-11T15:00:00Z">
        <w:r w:rsidDel="005B1FD4">
          <w:delText>The pump controller control message is sent from ThingsBoard to the pump controller to switch the pump on or off. It is one or three bytes. The first byte has the following bitflags, ordered starting with the least-significant byte.</w:delText>
        </w:r>
      </w:del>
    </w:p>
    <w:tbl>
      <w:tblPr>
        <w:tblStyle w:val="TableGrid"/>
        <w:tblW w:w="0" w:type="auto"/>
        <w:tblLook w:val="04A0" w:firstRow="1" w:lastRow="0" w:firstColumn="1" w:lastColumn="0" w:noHBand="0" w:noVBand="1"/>
      </w:tblPr>
      <w:tblGrid>
        <w:gridCol w:w="551"/>
        <w:gridCol w:w="1645"/>
        <w:gridCol w:w="6434"/>
      </w:tblGrid>
      <w:tr w:rsidR="007028F3" w:rsidDel="005B1FD4" w14:paraId="77CF83B3" w14:textId="134A2DE1" w:rsidTr="00AA21E9">
        <w:trPr>
          <w:del w:id="983" w:author="David Taylor" w:date="2020-09-11T15:00:00Z"/>
        </w:trPr>
        <w:tc>
          <w:tcPr>
            <w:tcW w:w="562" w:type="dxa"/>
          </w:tcPr>
          <w:p w14:paraId="6498C756" w14:textId="15FA4A41" w:rsidR="007028F3" w:rsidDel="005B1FD4" w:rsidRDefault="007028F3" w:rsidP="00AA21E9">
            <w:pPr>
              <w:tabs>
                <w:tab w:val="left" w:pos="1336"/>
              </w:tabs>
              <w:rPr>
                <w:del w:id="984" w:author="David Taylor" w:date="2020-09-11T15:00:00Z"/>
              </w:rPr>
            </w:pPr>
            <w:del w:id="985" w:author="David Taylor" w:date="2020-09-11T15:00:00Z">
              <w:r w:rsidDel="005B1FD4">
                <w:delText>Bit</w:delText>
              </w:r>
            </w:del>
          </w:p>
        </w:tc>
        <w:tc>
          <w:tcPr>
            <w:tcW w:w="1701" w:type="dxa"/>
          </w:tcPr>
          <w:p w14:paraId="542428C9" w14:textId="0AD5207C" w:rsidR="007028F3" w:rsidDel="005B1FD4" w:rsidRDefault="007028F3" w:rsidP="00AA21E9">
            <w:pPr>
              <w:tabs>
                <w:tab w:val="left" w:pos="1336"/>
              </w:tabs>
              <w:rPr>
                <w:del w:id="986" w:author="David Taylor" w:date="2020-09-11T15:00:00Z"/>
              </w:rPr>
            </w:pPr>
            <w:del w:id="987" w:author="David Taylor" w:date="2020-09-11T15:00:00Z">
              <w:r w:rsidDel="005B1FD4">
                <w:delText>Flag</w:delText>
              </w:r>
            </w:del>
          </w:p>
        </w:tc>
        <w:tc>
          <w:tcPr>
            <w:tcW w:w="7087" w:type="dxa"/>
          </w:tcPr>
          <w:p w14:paraId="0A3D96D1" w14:textId="521BE5C2" w:rsidR="007028F3" w:rsidDel="005B1FD4" w:rsidRDefault="007028F3" w:rsidP="00AA21E9">
            <w:pPr>
              <w:tabs>
                <w:tab w:val="left" w:pos="1336"/>
              </w:tabs>
              <w:rPr>
                <w:del w:id="988" w:author="David Taylor" w:date="2020-09-11T15:00:00Z"/>
              </w:rPr>
            </w:pPr>
            <w:del w:id="989" w:author="David Taylor" w:date="2020-09-11T15:00:00Z">
              <w:r w:rsidDel="005B1FD4">
                <w:delText>Description</w:delText>
              </w:r>
            </w:del>
          </w:p>
        </w:tc>
      </w:tr>
      <w:tr w:rsidR="007028F3" w:rsidDel="005B1FD4" w14:paraId="2E1017EB" w14:textId="3C18DC0F" w:rsidTr="00AA21E9">
        <w:trPr>
          <w:del w:id="990" w:author="David Taylor" w:date="2020-09-11T15:00:00Z"/>
        </w:trPr>
        <w:tc>
          <w:tcPr>
            <w:tcW w:w="562" w:type="dxa"/>
          </w:tcPr>
          <w:p w14:paraId="6EFC5792" w14:textId="59E2C84F" w:rsidR="007028F3" w:rsidDel="005B1FD4" w:rsidRDefault="007028F3" w:rsidP="00AA21E9">
            <w:pPr>
              <w:tabs>
                <w:tab w:val="left" w:pos="1336"/>
              </w:tabs>
              <w:rPr>
                <w:del w:id="991" w:author="David Taylor" w:date="2020-09-11T15:00:00Z"/>
              </w:rPr>
            </w:pPr>
            <w:del w:id="992" w:author="David Taylor" w:date="2020-09-11T15:00:00Z">
              <w:r w:rsidDel="005B1FD4">
                <w:delText>0</w:delText>
              </w:r>
            </w:del>
          </w:p>
        </w:tc>
        <w:tc>
          <w:tcPr>
            <w:tcW w:w="1701" w:type="dxa"/>
          </w:tcPr>
          <w:p w14:paraId="61B86B75" w14:textId="551BC160" w:rsidR="007028F3" w:rsidDel="005B1FD4" w:rsidRDefault="007028F3" w:rsidP="00AA21E9">
            <w:pPr>
              <w:tabs>
                <w:tab w:val="left" w:pos="1336"/>
              </w:tabs>
              <w:rPr>
                <w:del w:id="993" w:author="David Taylor" w:date="2020-09-11T15:00:00Z"/>
              </w:rPr>
            </w:pPr>
            <w:del w:id="994" w:author="David Taylor" w:date="2020-09-11T15:00:00Z">
              <w:r w:rsidDel="005B1FD4">
                <w:delText>pumpState</w:delText>
              </w:r>
            </w:del>
          </w:p>
        </w:tc>
        <w:tc>
          <w:tcPr>
            <w:tcW w:w="7087" w:type="dxa"/>
          </w:tcPr>
          <w:p w14:paraId="7AFF453C" w14:textId="4DE0974A" w:rsidR="007028F3" w:rsidDel="005B1FD4" w:rsidRDefault="007028F3" w:rsidP="00AA21E9">
            <w:pPr>
              <w:tabs>
                <w:tab w:val="left" w:pos="1336"/>
              </w:tabs>
              <w:rPr>
                <w:del w:id="995" w:author="David Taylor" w:date="2020-09-11T15:00:00Z"/>
              </w:rPr>
            </w:pPr>
            <w:del w:id="996" w:author="David Taylor" w:date="2020-09-11T15:00:00Z">
              <w:r w:rsidDel="005B1FD4">
                <w:delText>0 = stop pump, 1 = start pump.</w:delText>
              </w:r>
            </w:del>
          </w:p>
        </w:tc>
      </w:tr>
      <w:tr w:rsidR="007028F3" w:rsidDel="005B1FD4" w14:paraId="4A065770" w14:textId="4A093D50" w:rsidTr="00AA21E9">
        <w:trPr>
          <w:del w:id="997" w:author="David Taylor" w:date="2020-09-11T15:00:00Z"/>
        </w:trPr>
        <w:tc>
          <w:tcPr>
            <w:tcW w:w="562" w:type="dxa"/>
          </w:tcPr>
          <w:p w14:paraId="3A72556F" w14:textId="57B1424B" w:rsidR="007028F3" w:rsidDel="005B1FD4" w:rsidRDefault="007028F3" w:rsidP="00AA21E9">
            <w:pPr>
              <w:tabs>
                <w:tab w:val="left" w:pos="1336"/>
              </w:tabs>
              <w:rPr>
                <w:del w:id="998" w:author="David Taylor" w:date="2020-09-11T15:00:00Z"/>
              </w:rPr>
            </w:pPr>
            <w:del w:id="999" w:author="David Taylor" w:date="2020-09-11T15:00:00Z">
              <w:r w:rsidDel="005B1FD4">
                <w:delText>1</w:delText>
              </w:r>
            </w:del>
          </w:p>
        </w:tc>
        <w:tc>
          <w:tcPr>
            <w:tcW w:w="1701" w:type="dxa"/>
          </w:tcPr>
          <w:p w14:paraId="4F444C9A" w14:textId="7B21762C" w:rsidR="007028F3" w:rsidDel="005B1FD4" w:rsidRDefault="007028F3" w:rsidP="00AA21E9">
            <w:pPr>
              <w:tabs>
                <w:tab w:val="left" w:pos="1336"/>
              </w:tabs>
              <w:rPr>
                <w:del w:id="1000" w:author="David Taylor" w:date="2020-09-11T15:00:00Z"/>
              </w:rPr>
            </w:pPr>
            <w:del w:id="1001" w:author="David Taylor" w:date="2020-09-11T15:00:00Z">
              <w:r w:rsidDel="005B1FD4">
                <w:delText>timeout</w:delText>
              </w:r>
            </w:del>
          </w:p>
        </w:tc>
        <w:tc>
          <w:tcPr>
            <w:tcW w:w="7087" w:type="dxa"/>
          </w:tcPr>
          <w:p w14:paraId="0A3BA284" w14:textId="428DDEFC" w:rsidR="007028F3" w:rsidDel="005B1FD4" w:rsidRDefault="007028F3" w:rsidP="00AA21E9">
            <w:pPr>
              <w:tabs>
                <w:tab w:val="left" w:pos="1336"/>
              </w:tabs>
              <w:rPr>
                <w:del w:id="1002" w:author="David Taylor" w:date="2020-09-11T15:00:00Z"/>
              </w:rPr>
            </w:pPr>
            <w:del w:id="1003" w:author="David Taylor" w:date="2020-09-11T15:00:00Z">
              <w:r w:rsidDel="005B1FD4">
                <w:delText>This flag is only valid when pumpState = 1.</w:delText>
              </w:r>
            </w:del>
          </w:p>
          <w:p w14:paraId="2CD64B04" w14:textId="050EC5A7" w:rsidR="007028F3" w:rsidDel="005B1FD4" w:rsidRDefault="007028F3" w:rsidP="00AA21E9">
            <w:pPr>
              <w:tabs>
                <w:tab w:val="left" w:pos="1336"/>
              </w:tabs>
              <w:rPr>
                <w:del w:id="1004" w:author="David Taylor" w:date="2020-09-11T15:00:00Z"/>
              </w:rPr>
            </w:pPr>
            <w:del w:id="1005" w:author="David Taylor" w:date="2020-09-11T15:00:00Z">
              <w:r w:rsidDel="005B1FD4">
                <w:delText>0 = no timeout, 1 = timeout follows in next two bytes.</w:delText>
              </w:r>
            </w:del>
          </w:p>
          <w:p w14:paraId="3408A09C" w14:textId="5CF8A61B" w:rsidR="007028F3" w:rsidDel="005B1FD4" w:rsidRDefault="007028F3" w:rsidP="00AA21E9">
            <w:pPr>
              <w:tabs>
                <w:tab w:val="left" w:pos="1336"/>
              </w:tabs>
              <w:rPr>
                <w:del w:id="1006" w:author="David Taylor" w:date="2020-09-11T15:00:00Z"/>
              </w:rPr>
            </w:pPr>
            <w:del w:id="1007" w:author="David Taylor" w:date="2020-09-11T15:00:00Z">
              <w:r w:rsidDel="005B1FD4">
                <w:delText>The timeout is a 16-bit unsigned integer with the most significant byte first. It is interpreted as minutes.</w:delText>
              </w:r>
            </w:del>
          </w:p>
        </w:tc>
      </w:tr>
      <w:tr w:rsidR="007028F3" w:rsidDel="005B1FD4" w14:paraId="680C6A84" w14:textId="7F8AA6F8" w:rsidTr="00AA21E9">
        <w:trPr>
          <w:del w:id="1008" w:author="David Taylor" w:date="2020-09-11T15:00:00Z"/>
        </w:trPr>
        <w:tc>
          <w:tcPr>
            <w:tcW w:w="562" w:type="dxa"/>
          </w:tcPr>
          <w:p w14:paraId="70554A90" w14:textId="1A85041C" w:rsidR="007028F3" w:rsidDel="005B1FD4" w:rsidRDefault="007028F3" w:rsidP="00AA21E9">
            <w:pPr>
              <w:tabs>
                <w:tab w:val="left" w:pos="1336"/>
              </w:tabs>
              <w:rPr>
                <w:del w:id="1009" w:author="David Taylor" w:date="2020-09-11T15:00:00Z"/>
              </w:rPr>
            </w:pPr>
            <w:del w:id="1010" w:author="David Taylor" w:date="2020-09-11T15:00:00Z">
              <w:r w:rsidDel="005B1FD4">
                <w:delText>2-7</w:delText>
              </w:r>
            </w:del>
          </w:p>
        </w:tc>
        <w:tc>
          <w:tcPr>
            <w:tcW w:w="1701" w:type="dxa"/>
          </w:tcPr>
          <w:p w14:paraId="131A5F37" w14:textId="746BC9D2" w:rsidR="007028F3" w:rsidDel="005B1FD4" w:rsidRDefault="007028F3" w:rsidP="00AA21E9">
            <w:pPr>
              <w:tabs>
                <w:tab w:val="left" w:pos="1336"/>
              </w:tabs>
              <w:rPr>
                <w:del w:id="1011" w:author="David Taylor" w:date="2020-09-11T15:00:00Z"/>
              </w:rPr>
            </w:pPr>
            <w:del w:id="1012" w:author="David Taylor" w:date="2020-09-11T15:00:00Z">
              <w:r w:rsidDel="005B1FD4">
                <w:delText>Reserved</w:delText>
              </w:r>
            </w:del>
          </w:p>
        </w:tc>
        <w:tc>
          <w:tcPr>
            <w:tcW w:w="7087" w:type="dxa"/>
          </w:tcPr>
          <w:p w14:paraId="75C37FD8" w14:textId="0362C776" w:rsidR="007028F3" w:rsidDel="005B1FD4" w:rsidRDefault="007028F3" w:rsidP="00AA21E9">
            <w:pPr>
              <w:tabs>
                <w:tab w:val="left" w:pos="1336"/>
              </w:tabs>
              <w:rPr>
                <w:del w:id="1013" w:author="David Taylor" w:date="2020-09-11T15:00:00Z"/>
              </w:rPr>
            </w:pPr>
            <w:del w:id="1014" w:author="David Taylor" w:date="2020-09-11T15:00:00Z">
              <w:r w:rsidDel="005B1FD4">
                <w:delText>Not used yet.</w:delText>
              </w:r>
            </w:del>
          </w:p>
        </w:tc>
      </w:tr>
    </w:tbl>
    <w:p w14:paraId="3F5F3D45" w14:textId="26009733" w:rsidR="007028F3" w:rsidDel="00343FA2" w:rsidRDefault="007028F3" w:rsidP="009914F3">
      <w:pPr>
        <w:rPr>
          <w:del w:id="1015" w:author="David Taylor" w:date="2020-09-11T15:00:00Z"/>
        </w:rPr>
      </w:pPr>
    </w:p>
    <w:p w14:paraId="7FB53E17" w14:textId="6287205E" w:rsidR="00343FA2" w:rsidRDefault="00343FA2" w:rsidP="007028F3">
      <w:pPr>
        <w:tabs>
          <w:tab w:val="left" w:pos="1336"/>
        </w:tabs>
        <w:rPr>
          <w:ins w:id="1016" w:author="Tristan Stark" w:date="2020-09-17T09:44:00Z"/>
        </w:rPr>
      </w:pPr>
    </w:p>
    <w:p w14:paraId="74F1AFE7" w14:textId="76F6377C" w:rsidR="00343FA2" w:rsidRDefault="00343FA2" w:rsidP="007028F3">
      <w:pPr>
        <w:tabs>
          <w:tab w:val="left" w:pos="1336"/>
        </w:tabs>
        <w:rPr>
          <w:ins w:id="1017" w:author="Tristan Stark" w:date="2020-09-17T09:44:00Z"/>
        </w:rPr>
      </w:pPr>
    </w:p>
    <w:p w14:paraId="5EBB98F0" w14:textId="5DE729FE" w:rsidR="00343FA2" w:rsidRDefault="00343FA2" w:rsidP="007028F3">
      <w:pPr>
        <w:tabs>
          <w:tab w:val="left" w:pos="1336"/>
        </w:tabs>
        <w:rPr>
          <w:ins w:id="1018" w:author="Tristan Stark" w:date="2020-09-17T09:44:00Z"/>
        </w:rPr>
      </w:pPr>
    </w:p>
    <w:p w14:paraId="0842EA51" w14:textId="77777777" w:rsidR="00343FA2" w:rsidRDefault="00343FA2" w:rsidP="007028F3">
      <w:pPr>
        <w:tabs>
          <w:tab w:val="left" w:pos="1336"/>
        </w:tabs>
        <w:rPr>
          <w:ins w:id="1019" w:author="Tristan Stark" w:date="2020-09-17T09:44:00Z"/>
        </w:rPr>
      </w:pPr>
    </w:p>
    <w:p w14:paraId="43BE4872" w14:textId="12839CF5" w:rsidR="007028F3" w:rsidDel="005B1FD4" w:rsidRDefault="007028F3" w:rsidP="007028F3">
      <w:pPr>
        <w:tabs>
          <w:tab w:val="left" w:pos="1336"/>
        </w:tabs>
        <w:rPr>
          <w:del w:id="1020" w:author="David Taylor" w:date="2020-09-11T15:00:00Z"/>
        </w:rPr>
      </w:pPr>
      <w:del w:id="1021" w:author="David Taylor" w:date="2020-09-11T15:00:00Z">
        <w:r w:rsidDel="005B1FD4">
          <w:delText>Example messages:</w:delText>
        </w:r>
      </w:del>
    </w:p>
    <w:p w14:paraId="396D444B" w14:textId="76060894" w:rsidR="007028F3" w:rsidRPr="00AD10AE" w:rsidDel="00343FA2" w:rsidRDefault="007028F3" w:rsidP="007028F3">
      <w:pPr>
        <w:rPr>
          <w:del w:id="1022" w:author="Tristan Stark" w:date="2020-09-17T09:44:00Z"/>
        </w:rPr>
      </w:pPr>
      <w:del w:id="1023" w:author="Tristan Stark" w:date="2020-09-17T09:44:00Z">
        <w:r w:rsidDel="00343FA2">
          <w:delText>0x00</w:delText>
        </w:r>
        <w:r w:rsidDel="00343FA2">
          <w:tab/>
        </w:r>
        <w:r w:rsidDel="00343FA2">
          <w:tab/>
        </w:r>
        <w:r w:rsidDel="00343FA2">
          <w:tab/>
        </w:r>
        <w:r w:rsidR="00317201" w:rsidDel="00343FA2">
          <w:tab/>
        </w:r>
        <w:r w:rsidDel="00343FA2">
          <w:delText>Switch pump off.</w:delText>
        </w:r>
        <w:r w:rsidDel="00343FA2">
          <w:br/>
          <w:delText>0x01</w:delText>
        </w:r>
        <w:r w:rsidDel="00343FA2">
          <w:tab/>
        </w:r>
        <w:r w:rsidDel="00343FA2">
          <w:tab/>
        </w:r>
        <w:r w:rsidDel="00343FA2">
          <w:tab/>
        </w:r>
        <w:r w:rsidR="00317201" w:rsidDel="00343FA2">
          <w:tab/>
        </w:r>
        <w:r w:rsidDel="00343FA2">
          <w:delText>Switch pump on, no timeout.</w:delText>
        </w:r>
        <w:r w:rsidDel="00343FA2">
          <w:br/>
          <w:delText>0x03 0x00 0x78</w:delText>
        </w:r>
        <w:r w:rsidDel="00343FA2">
          <w:tab/>
        </w:r>
        <w:r w:rsidDel="00343FA2">
          <w:tab/>
        </w:r>
        <w:r w:rsidDel="00343FA2">
          <w:tab/>
          <w:delText>Switch pump on, switch it off in 120 minutes if it is still running.</w:delText>
        </w:r>
        <w:r w:rsidDel="00343FA2">
          <w:br/>
          <w:delText>0x03 0x01 0x0E</w:delText>
        </w:r>
        <w:r w:rsidDel="00343FA2">
          <w:tab/>
        </w:r>
        <w:r w:rsidDel="00343FA2">
          <w:tab/>
        </w:r>
        <w:r w:rsidDel="00343FA2">
          <w:tab/>
          <w:delText>Switch pump on, switch it off in 270 minutes if it is still running.</w:delText>
        </w:r>
      </w:del>
    </w:p>
    <w:p w14:paraId="2E6ABBC7" w14:textId="45829898" w:rsidR="00D349A7" w:rsidRPr="00324902" w:rsidDel="00343FA2" w:rsidRDefault="00CE6550" w:rsidP="00CE6550">
      <w:pPr>
        <w:pStyle w:val="Heading2"/>
        <w:rPr>
          <w:del w:id="1024" w:author="Tristan Stark" w:date="2020-09-17T09:44:00Z"/>
          <w:rFonts w:cstheme="majorHAnsi"/>
        </w:rPr>
      </w:pPr>
      <w:commentRangeStart w:id="1025"/>
      <w:del w:id="1026" w:author="Tristan Stark" w:date="2020-09-17T09:44:00Z">
        <w:r w:rsidRPr="00324902" w:rsidDel="00343FA2">
          <w:delText>Product Compliance</w:delText>
        </w:r>
        <w:commentRangeEnd w:id="1025"/>
        <w:r w:rsidR="00A23975" w:rsidDel="00343FA2">
          <w:rPr>
            <w:rStyle w:val="CommentReference"/>
            <w:rFonts w:eastAsia="MS Mincho" w:cs="Times New Roman"/>
            <w:b w:val="0"/>
            <w:bCs w:val="0"/>
            <w:color w:val="auto"/>
          </w:rPr>
          <w:commentReference w:id="1025"/>
        </w:r>
      </w:del>
    </w:p>
    <w:p w14:paraId="1BD20373" w14:textId="0E195A3E" w:rsidR="002D38B1" w:rsidRPr="00AD10AE" w:rsidDel="00343FA2" w:rsidRDefault="00AD10AE" w:rsidP="00DA4A01">
      <w:pPr>
        <w:rPr>
          <w:del w:id="1027" w:author="Tristan Stark" w:date="2020-09-17T09:44:00Z"/>
          <w:rFonts w:cstheme="majorHAnsi"/>
        </w:rPr>
      </w:pPr>
      <w:del w:id="1028" w:author="Tristan Stark" w:date="2020-09-17T09:44:00Z">
        <w:r w:rsidRPr="00AD10AE" w:rsidDel="00343FA2">
          <w:delText>The I.T. Crowd have been w</w:delText>
        </w:r>
        <w:r w:rsidDel="00343FA2">
          <w:delText>orking to a project spec and hardware chosen by the product sponsor, therefore Product Compliance is out of scope for this document.</w:delText>
        </w:r>
      </w:del>
    </w:p>
    <w:p w14:paraId="62DB21FA" w14:textId="7DA7B611" w:rsidR="002D38B1" w:rsidRPr="00324902" w:rsidDel="00343FA2" w:rsidRDefault="002D38B1" w:rsidP="002D38B1">
      <w:pPr>
        <w:rPr>
          <w:del w:id="1029" w:author="Tristan Stark" w:date="2020-09-17T09:44:00Z"/>
          <w:rFonts w:cstheme="majorHAnsi"/>
        </w:rPr>
      </w:pPr>
    </w:p>
    <w:p w14:paraId="0BB34D70" w14:textId="6C532ECC" w:rsidR="002D38B1" w:rsidDel="00343FA2" w:rsidRDefault="005B6122" w:rsidP="00B91469">
      <w:pPr>
        <w:pStyle w:val="Heading2"/>
        <w:rPr>
          <w:del w:id="1030" w:author="Tristan Stark" w:date="2020-09-17T09:43:00Z"/>
        </w:rPr>
      </w:pPr>
      <w:commentRangeStart w:id="1031"/>
      <w:del w:id="1032" w:author="Tristan Stark" w:date="2020-09-17T09:43:00Z">
        <w:r w:rsidRPr="00324902" w:rsidDel="00343FA2">
          <w:delText>Product elements</w:delText>
        </w:r>
        <w:commentRangeEnd w:id="1031"/>
        <w:r w:rsidR="00A23975" w:rsidDel="00343FA2">
          <w:rPr>
            <w:rStyle w:val="CommentReference"/>
            <w:rFonts w:eastAsia="MS Mincho" w:cs="Times New Roman"/>
            <w:b w:val="0"/>
            <w:bCs w:val="0"/>
            <w:color w:val="auto"/>
          </w:rPr>
          <w:commentReference w:id="1031"/>
        </w:r>
      </w:del>
    </w:p>
    <w:p w14:paraId="38378AD3" w14:textId="38275B59" w:rsidR="009914F3" w:rsidDel="00343FA2" w:rsidRDefault="009914F3" w:rsidP="009914F3">
      <w:pPr>
        <w:pStyle w:val="Heading3"/>
        <w:rPr>
          <w:del w:id="1033" w:author="Tristan Stark" w:date="2020-09-17T09:43:00Z"/>
        </w:rPr>
      </w:pPr>
      <w:del w:id="1034" w:author="Tristan Stark" w:date="2020-09-17T09:43:00Z">
        <w:r w:rsidDel="00343FA2">
          <w:delText>ThingsBoard Dash</w:delText>
        </w:r>
        <w:r w:rsidR="009B1518" w:rsidDel="00343FA2">
          <w:delText>board</w:delText>
        </w:r>
      </w:del>
    </w:p>
    <w:p w14:paraId="44310AFE" w14:textId="1B819C0B" w:rsidR="009914F3" w:rsidDel="00343FA2" w:rsidRDefault="009914F3" w:rsidP="009914F3">
      <w:pPr>
        <w:rPr>
          <w:del w:id="1035" w:author="Tristan Stark" w:date="2020-09-17T09:43:00Z"/>
        </w:rPr>
      </w:pPr>
      <w:del w:id="1036" w:author="Tristan Stark" w:date="2020-09-17T09:43:00Z">
        <w:r w:rsidDel="00343FA2">
          <w:delText>Please see User Interface section (2.</w:delText>
        </w:r>
      </w:del>
      <w:del w:id="1037" w:author="Tristan Stark" w:date="2020-09-14T11:45:00Z">
        <w:r w:rsidDel="007F56CD">
          <w:delText>6</w:delText>
        </w:r>
      </w:del>
      <w:del w:id="1038" w:author="Tristan Stark" w:date="2020-09-17T09:43:00Z">
        <w:r w:rsidDel="00343FA2">
          <w:delText>)</w:delText>
        </w:r>
      </w:del>
    </w:p>
    <w:p w14:paraId="74EA142A" w14:textId="0E18E9B7" w:rsidR="009914F3" w:rsidDel="00343FA2" w:rsidRDefault="009914F3" w:rsidP="009914F3">
      <w:pPr>
        <w:pStyle w:val="Heading3"/>
        <w:rPr>
          <w:ins w:id="1039" w:author="David Taylor" w:date="2020-09-11T14:54:00Z"/>
          <w:del w:id="1040" w:author="Tristan Stark" w:date="2020-09-17T09:43:00Z"/>
        </w:rPr>
      </w:pPr>
      <w:del w:id="1041" w:author="Tristan Stark" w:date="2020-09-17T09:43:00Z">
        <w:r w:rsidDel="00343FA2">
          <w:delText>AdaFruit Feather</w:delText>
        </w:r>
      </w:del>
      <w:ins w:id="1042" w:author="David Taylor" w:date="2020-09-11T14:54:00Z">
        <w:del w:id="1043" w:author="Tristan Stark" w:date="2020-09-17T09:43:00Z">
          <w:r w:rsidR="00644478" w:rsidDel="00343FA2">
            <w:delText>Pump Controller</w:delText>
          </w:r>
        </w:del>
      </w:ins>
    </w:p>
    <w:p w14:paraId="222519B0" w14:textId="6970DA0B" w:rsidR="00644478" w:rsidDel="00343FA2" w:rsidRDefault="00644478" w:rsidP="00644478">
      <w:pPr>
        <w:rPr>
          <w:ins w:id="1044" w:author="David Taylor" w:date="2020-09-11T14:58:00Z"/>
          <w:del w:id="1045" w:author="Tristan Stark" w:date="2020-09-17T09:43:00Z"/>
        </w:rPr>
      </w:pPr>
      <w:ins w:id="1046" w:author="David Taylor" w:date="2020-09-11T14:54:00Z">
        <w:del w:id="1047" w:author="Tristan Stark" w:date="2020-09-17T09:43:00Z">
          <w:r w:rsidDel="00343FA2">
            <w:delText xml:space="preserve">The Pump Controller is a </w:delText>
          </w:r>
        </w:del>
      </w:ins>
      <w:ins w:id="1048" w:author="David Taylor" w:date="2020-09-11T14:56:00Z">
        <w:del w:id="1049" w:author="Tristan Stark" w:date="2020-09-17T09:43:00Z">
          <w:r w:rsidDel="00343FA2">
            <w:delText xml:space="preserve">computer attached to the </w:delText>
          </w:r>
        </w:del>
      </w:ins>
      <w:ins w:id="1050" w:author="David Taylor" w:date="2020-09-11T14:57:00Z">
        <w:del w:id="1051" w:author="Tristan Stark" w:date="2020-09-17T09:43:00Z">
          <w:r w:rsidDel="00343FA2">
            <w:delText xml:space="preserve">pump control electronics </w:delText>
          </w:r>
        </w:del>
      </w:ins>
      <w:ins w:id="1052" w:author="David Taylor" w:date="2020-09-11T14:54:00Z">
        <w:del w:id="1053" w:author="Tristan Stark" w:date="2020-09-17T09:43:00Z">
          <w:r w:rsidDel="00343FA2">
            <w:delText xml:space="preserve">that </w:delText>
          </w:r>
        </w:del>
      </w:ins>
      <w:ins w:id="1054" w:author="David Taylor" w:date="2020-09-11T14:55:00Z">
        <w:del w:id="1055" w:author="Tristan Stark" w:date="2020-09-17T09:43:00Z">
          <w:r w:rsidDel="00343FA2">
            <w:delText xml:space="preserve">communicates with the </w:delText>
          </w:r>
        </w:del>
      </w:ins>
      <w:ins w:id="1056" w:author="David Taylor" w:date="2020-09-11T14:54:00Z">
        <w:del w:id="1057" w:author="Tristan Stark" w:date="2020-09-17T09:43:00Z">
          <w:r w:rsidDel="00343FA2">
            <w:delText>dashboard</w:delText>
          </w:r>
        </w:del>
      </w:ins>
      <w:ins w:id="1058" w:author="David Taylor" w:date="2020-09-11T14:57:00Z">
        <w:del w:id="1059" w:author="Tristan Stark" w:date="2020-09-17T09:43:00Z">
          <w:r w:rsidDel="00343FA2">
            <w:delText>.</w:delText>
          </w:r>
          <w:r w:rsidR="00F064CB" w:rsidDel="00343FA2">
            <w:delText xml:space="preserve"> </w:delText>
          </w:r>
          <w:r w:rsidR="0053546C" w:rsidDel="00343FA2">
            <w:delText>It</w:delText>
          </w:r>
        </w:del>
      </w:ins>
      <w:ins w:id="1060" w:author="David Taylor" w:date="2020-09-11T14:58:00Z">
        <w:del w:id="1061" w:author="Tristan Stark" w:date="2020-09-17T09:43:00Z">
          <w:r w:rsidR="0053546C" w:rsidDel="00343FA2">
            <w:delText xml:space="preserve"> </w:delText>
          </w:r>
        </w:del>
      </w:ins>
      <w:ins w:id="1062" w:author="David Taylor" w:date="2020-09-11T14:55:00Z">
        <w:del w:id="1063" w:author="Tristan Stark" w:date="2020-09-17T09:43:00Z">
          <w:r w:rsidDel="00343FA2">
            <w:delText>send</w:delText>
          </w:r>
        </w:del>
      </w:ins>
      <w:ins w:id="1064" w:author="David Taylor" w:date="2020-09-11T14:57:00Z">
        <w:del w:id="1065" w:author="Tristan Stark" w:date="2020-09-17T09:43:00Z">
          <w:r w:rsidDel="00343FA2">
            <w:delText>s</w:delText>
          </w:r>
        </w:del>
      </w:ins>
      <w:ins w:id="1066" w:author="David Taylor" w:date="2020-09-11T14:55:00Z">
        <w:del w:id="1067" w:author="Tristan Stark" w:date="2020-09-17T09:43:00Z">
          <w:r w:rsidDel="00343FA2">
            <w:delText xml:space="preserve"> </w:delText>
          </w:r>
        </w:del>
      </w:ins>
      <w:ins w:id="1068" w:author="David Taylor" w:date="2020-09-16T09:44:00Z">
        <w:del w:id="1069" w:author="Tristan Stark" w:date="2020-09-17T09:43:00Z">
          <w:r w:rsidR="00BF3E94" w:rsidDel="00343FA2">
            <w:delText xml:space="preserve">a </w:delText>
          </w:r>
        </w:del>
      </w:ins>
      <w:ins w:id="1070" w:author="David Taylor" w:date="2020-09-11T14:55:00Z">
        <w:del w:id="1071" w:author="Tristan Stark" w:date="2020-09-17T09:43:00Z">
          <w:r w:rsidDel="00343FA2">
            <w:delText xml:space="preserve">pump status message to the dashboard </w:delText>
          </w:r>
        </w:del>
      </w:ins>
      <w:ins w:id="1072" w:author="David Taylor" w:date="2020-09-16T09:44:00Z">
        <w:del w:id="1073" w:author="Tristan Stark" w:date="2020-09-17T09:43:00Z">
          <w:r w:rsidR="00BF3E94" w:rsidDel="00343FA2">
            <w:delText xml:space="preserve">every 10 minutes, </w:delText>
          </w:r>
        </w:del>
      </w:ins>
      <w:ins w:id="1074" w:author="David Taylor" w:date="2020-09-11T14:55:00Z">
        <w:del w:id="1075" w:author="Tristan Stark" w:date="2020-09-17T09:43:00Z">
          <w:r w:rsidDel="00343FA2">
            <w:delText>receiv</w:delText>
          </w:r>
        </w:del>
      </w:ins>
      <w:ins w:id="1076" w:author="David Taylor" w:date="2020-09-11T14:57:00Z">
        <w:del w:id="1077" w:author="Tristan Stark" w:date="2020-09-17T09:43:00Z">
          <w:r w:rsidDel="00343FA2">
            <w:delText xml:space="preserve">es </w:delText>
          </w:r>
        </w:del>
      </w:ins>
      <w:ins w:id="1078" w:author="David Taylor" w:date="2020-09-11T14:55:00Z">
        <w:del w:id="1079" w:author="Tristan Stark" w:date="2020-09-17T09:43:00Z">
          <w:r w:rsidDel="00343FA2">
            <w:delText>commands from the dashboard</w:delText>
          </w:r>
        </w:del>
      </w:ins>
      <w:ins w:id="1080" w:author="David Taylor" w:date="2020-09-11T14:58:00Z">
        <w:del w:id="1081" w:author="Tristan Stark" w:date="2020-09-17T09:43:00Z">
          <w:r w:rsidR="0053546C" w:rsidDel="00343FA2">
            <w:delText xml:space="preserve">, and </w:delText>
          </w:r>
        </w:del>
      </w:ins>
      <w:ins w:id="1082" w:author="David Taylor" w:date="2020-09-11T14:56:00Z">
        <w:del w:id="1083" w:author="Tristan Stark" w:date="2020-09-17T09:43:00Z">
          <w:r w:rsidDel="00343FA2">
            <w:delText xml:space="preserve">is responsible for driving the pump control electronics in response to the </w:delText>
          </w:r>
        </w:del>
      </w:ins>
      <w:ins w:id="1084" w:author="David Taylor" w:date="2020-09-11T14:55:00Z">
        <w:del w:id="1085" w:author="Tristan Stark" w:date="2020-09-17T09:43:00Z">
          <w:r w:rsidDel="00343FA2">
            <w:delText>commands</w:delText>
          </w:r>
        </w:del>
      </w:ins>
      <w:ins w:id="1086" w:author="David Taylor" w:date="2020-09-11T14:56:00Z">
        <w:del w:id="1087" w:author="Tristan Stark" w:date="2020-09-17T09:43:00Z">
          <w:r w:rsidDel="00343FA2">
            <w:delText>.</w:delText>
          </w:r>
        </w:del>
      </w:ins>
    </w:p>
    <w:p w14:paraId="2AFF13D0" w14:textId="2969BD87" w:rsidR="00933525" w:rsidRPr="00D008D7" w:rsidDel="00343FA2" w:rsidRDefault="00933525">
      <w:pPr>
        <w:rPr>
          <w:del w:id="1088" w:author="Tristan Stark" w:date="2020-09-17T09:43:00Z"/>
        </w:rPr>
        <w:pPrChange w:id="1089" w:author="David Taylor" w:date="2020-09-11T14:54:00Z">
          <w:pPr>
            <w:pStyle w:val="Heading3"/>
          </w:pPr>
        </w:pPrChange>
      </w:pPr>
    </w:p>
    <w:p w14:paraId="00905E68" w14:textId="04765E3E" w:rsidR="009914F3" w:rsidDel="00343FA2" w:rsidRDefault="009914F3" w:rsidP="009914F3">
      <w:pPr>
        <w:rPr>
          <w:del w:id="1090" w:author="Tristan Stark" w:date="2020-09-17T09:43:00Z"/>
        </w:rPr>
      </w:pPr>
      <w:del w:id="1091" w:author="Tristan Stark" w:date="2020-09-17T09:43:00Z">
        <w:r w:rsidDel="00343FA2">
          <w:rPr>
            <w:noProof/>
          </w:rPr>
          <w:drawing>
            <wp:inline distT="0" distB="0" distL="0" distR="0" wp14:anchorId="6217EC1D" wp14:editId="23799DAE">
              <wp:extent cx="5486400" cy="41234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86400" cy="4123423"/>
                      </a:xfrm>
                      <a:prstGeom prst="rect">
                        <a:avLst/>
                      </a:prstGeom>
                      <a:noFill/>
                      <a:ln>
                        <a:noFill/>
                      </a:ln>
                    </pic:spPr>
                  </pic:pic>
                </a:graphicData>
              </a:graphic>
            </wp:inline>
          </w:drawing>
        </w:r>
      </w:del>
    </w:p>
    <w:p w14:paraId="4E2F2522" w14:textId="4C0A2DF7" w:rsidR="009914F3" w:rsidDel="00343FA2" w:rsidRDefault="009914F3" w:rsidP="009914F3">
      <w:pPr>
        <w:rPr>
          <w:del w:id="1092" w:author="Tristan Stark" w:date="2020-09-17T09:43:00Z"/>
        </w:rPr>
      </w:pPr>
    </w:p>
    <w:p w14:paraId="7D81E3EB" w14:textId="3AA796C6" w:rsidR="009914F3" w:rsidDel="00343FA2" w:rsidRDefault="009914F3" w:rsidP="009914F3">
      <w:pPr>
        <w:rPr>
          <w:ins w:id="1093" w:author="David Taylor" w:date="2020-09-16T09:17:00Z"/>
          <w:del w:id="1094" w:author="Tristan Stark" w:date="2020-09-17T09:43:00Z"/>
        </w:rPr>
      </w:pPr>
    </w:p>
    <w:p w14:paraId="7BAD9422" w14:textId="77777777" w:rsidR="00A23975" w:rsidRDefault="00A23975" w:rsidP="009914F3"/>
    <w:p w14:paraId="59D52A8A" w14:textId="7A1C5241" w:rsidR="009914F3" w:rsidDel="00A23975" w:rsidRDefault="009914F3" w:rsidP="009914F3">
      <w:pPr>
        <w:rPr>
          <w:del w:id="1095" w:author="David Taylor" w:date="2020-09-16T09:17:00Z"/>
        </w:rPr>
      </w:pPr>
      <w:bookmarkStart w:id="1096" w:name="_Toc51142872"/>
      <w:bookmarkStart w:id="1097" w:name="_Toc51225507"/>
      <w:bookmarkStart w:id="1098" w:name="_Toc51226014"/>
      <w:bookmarkStart w:id="1099" w:name="_Toc51226328"/>
      <w:bookmarkStart w:id="1100" w:name="_Toc51228328"/>
      <w:bookmarkStart w:id="1101" w:name="_Toc51228835"/>
      <w:bookmarkStart w:id="1102" w:name="_Toc51229122"/>
      <w:bookmarkStart w:id="1103" w:name="_Toc51230279"/>
      <w:bookmarkStart w:id="1104" w:name="_Toc51230567"/>
      <w:bookmarkEnd w:id="1096"/>
      <w:bookmarkEnd w:id="1097"/>
      <w:bookmarkEnd w:id="1098"/>
      <w:bookmarkEnd w:id="1099"/>
      <w:bookmarkEnd w:id="1100"/>
      <w:bookmarkEnd w:id="1101"/>
      <w:bookmarkEnd w:id="1102"/>
      <w:bookmarkEnd w:id="1103"/>
      <w:bookmarkEnd w:id="1104"/>
    </w:p>
    <w:p w14:paraId="7512EA20" w14:textId="2B8C7BD4" w:rsidR="009914F3" w:rsidDel="00A23975" w:rsidRDefault="009914F3" w:rsidP="009914F3">
      <w:pPr>
        <w:rPr>
          <w:del w:id="1105" w:author="David Taylor" w:date="2020-09-16T09:17:00Z"/>
        </w:rPr>
      </w:pPr>
      <w:bookmarkStart w:id="1106" w:name="_Toc51142873"/>
      <w:bookmarkStart w:id="1107" w:name="_Toc51225508"/>
      <w:bookmarkStart w:id="1108" w:name="_Toc51226015"/>
      <w:bookmarkStart w:id="1109" w:name="_Toc51226329"/>
      <w:bookmarkStart w:id="1110" w:name="_Toc51228329"/>
      <w:bookmarkStart w:id="1111" w:name="_Toc51228836"/>
      <w:bookmarkStart w:id="1112" w:name="_Toc51229123"/>
      <w:bookmarkStart w:id="1113" w:name="_Toc51230280"/>
      <w:bookmarkStart w:id="1114" w:name="_Toc51230568"/>
      <w:bookmarkEnd w:id="1106"/>
      <w:bookmarkEnd w:id="1107"/>
      <w:bookmarkEnd w:id="1108"/>
      <w:bookmarkEnd w:id="1109"/>
      <w:bookmarkEnd w:id="1110"/>
      <w:bookmarkEnd w:id="1111"/>
      <w:bookmarkEnd w:id="1112"/>
      <w:bookmarkEnd w:id="1113"/>
      <w:bookmarkEnd w:id="1114"/>
    </w:p>
    <w:p w14:paraId="599DD2B7" w14:textId="4777435D" w:rsidR="009914F3" w:rsidDel="00A23975" w:rsidRDefault="009914F3" w:rsidP="009914F3">
      <w:pPr>
        <w:rPr>
          <w:del w:id="1115" w:author="David Taylor" w:date="2020-09-16T09:17:00Z"/>
        </w:rPr>
      </w:pPr>
      <w:bookmarkStart w:id="1116" w:name="_Toc51142874"/>
      <w:bookmarkStart w:id="1117" w:name="_Toc51225509"/>
      <w:bookmarkStart w:id="1118" w:name="_Toc51226016"/>
      <w:bookmarkStart w:id="1119" w:name="_Toc51226330"/>
      <w:bookmarkStart w:id="1120" w:name="_Toc51228330"/>
      <w:bookmarkStart w:id="1121" w:name="_Toc51228837"/>
      <w:bookmarkStart w:id="1122" w:name="_Toc51229124"/>
      <w:bookmarkStart w:id="1123" w:name="_Toc51230281"/>
      <w:bookmarkStart w:id="1124" w:name="_Toc51230569"/>
      <w:bookmarkEnd w:id="1116"/>
      <w:bookmarkEnd w:id="1117"/>
      <w:bookmarkEnd w:id="1118"/>
      <w:bookmarkEnd w:id="1119"/>
      <w:bookmarkEnd w:id="1120"/>
      <w:bookmarkEnd w:id="1121"/>
      <w:bookmarkEnd w:id="1122"/>
      <w:bookmarkEnd w:id="1123"/>
      <w:bookmarkEnd w:id="1124"/>
    </w:p>
    <w:p w14:paraId="4730C0DB" w14:textId="45602E56" w:rsidR="009914F3" w:rsidDel="00A23975" w:rsidRDefault="009914F3" w:rsidP="009914F3">
      <w:pPr>
        <w:rPr>
          <w:del w:id="1125" w:author="David Taylor" w:date="2020-09-16T09:17:00Z"/>
        </w:rPr>
      </w:pPr>
      <w:bookmarkStart w:id="1126" w:name="_Toc51142875"/>
      <w:bookmarkStart w:id="1127" w:name="_Toc51225510"/>
      <w:bookmarkStart w:id="1128" w:name="_Toc51226017"/>
      <w:bookmarkStart w:id="1129" w:name="_Toc51226331"/>
      <w:bookmarkStart w:id="1130" w:name="_Toc51228331"/>
      <w:bookmarkStart w:id="1131" w:name="_Toc51228838"/>
      <w:bookmarkStart w:id="1132" w:name="_Toc51229125"/>
      <w:bookmarkStart w:id="1133" w:name="_Toc51230282"/>
      <w:bookmarkStart w:id="1134" w:name="_Toc51230570"/>
      <w:bookmarkEnd w:id="1126"/>
      <w:bookmarkEnd w:id="1127"/>
      <w:bookmarkEnd w:id="1128"/>
      <w:bookmarkEnd w:id="1129"/>
      <w:bookmarkEnd w:id="1130"/>
      <w:bookmarkEnd w:id="1131"/>
      <w:bookmarkEnd w:id="1132"/>
      <w:bookmarkEnd w:id="1133"/>
      <w:bookmarkEnd w:id="1134"/>
    </w:p>
    <w:p w14:paraId="1000A900" w14:textId="15DE7422" w:rsidR="009914F3" w:rsidDel="00A23975" w:rsidRDefault="009914F3" w:rsidP="009914F3">
      <w:pPr>
        <w:rPr>
          <w:del w:id="1135" w:author="David Taylor" w:date="2020-09-16T09:17:00Z"/>
        </w:rPr>
      </w:pPr>
      <w:bookmarkStart w:id="1136" w:name="_Toc51142876"/>
      <w:bookmarkStart w:id="1137" w:name="_Toc51225511"/>
      <w:bookmarkStart w:id="1138" w:name="_Toc51226018"/>
      <w:bookmarkStart w:id="1139" w:name="_Toc51226332"/>
      <w:bookmarkStart w:id="1140" w:name="_Toc51228332"/>
      <w:bookmarkStart w:id="1141" w:name="_Toc51228839"/>
      <w:bookmarkStart w:id="1142" w:name="_Toc51229126"/>
      <w:bookmarkStart w:id="1143" w:name="_Toc51230283"/>
      <w:bookmarkStart w:id="1144" w:name="_Toc51230571"/>
      <w:bookmarkEnd w:id="1136"/>
      <w:bookmarkEnd w:id="1137"/>
      <w:bookmarkEnd w:id="1138"/>
      <w:bookmarkEnd w:id="1139"/>
      <w:bookmarkEnd w:id="1140"/>
      <w:bookmarkEnd w:id="1141"/>
      <w:bookmarkEnd w:id="1142"/>
      <w:bookmarkEnd w:id="1143"/>
      <w:bookmarkEnd w:id="1144"/>
    </w:p>
    <w:p w14:paraId="53123C74" w14:textId="1219FC7E" w:rsidR="009914F3" w:rsidDel="00A23975" w:rsidRDefault="009914F3" w:rsidP="009914F3">
      <w:pPr>
        <w:rPr>
          <w:del w:id="1145" w:author="David Taylor" w:date="2020-09-16T09:17:00Z"/>
        </w:rPr>
      </w:pPr>
      <w:bookmarkStart w:id="1146" w:name="_Toc51142877"/>
      <w:bookmarkStart w:id="1147" w:name="_Toc51225512"/>
      <w:bookmarkStart w:id="1148" w:name="_Toc51226019"/>
      <w:bookmarkStart w:id="1149" w:name="_Toc51226333"/>
      <w:bookmarkStart w:id="1150" w:name="_Toc51228333"/>
      <w:bookmarkStart w:id="1151" w:name="_Toc51228840"/>
      <w:bookmarkStart w:id="1152" w:name="_Toc51229127"/>
      <w:bookmarkStart w:id="1153" w:name="_Toc51230284"/>
      <w:bookmarkStart w:id="1154" w:name="_Toc51230572"/>
      <w:bookmarkEnd w:id="1146"/>
      <w:bookmarkEnd w:id="1147"/>
      <w:bookmarkEnd w:id="1148"/>
      <w:bookmarkEnd w:id="1149"/>
      <w:bookmarkEnd w:id="1150"/>
      <w:bookmarkEnd w:id="1151"/>
      <w:bookmarkEnd w:id="1152"/>
      <w:bookmarkEnd w:id="1153"/>
      <w:bookmarkEnd w:id="1154"/>
    </w:p>
    <w:p w14:paraId="1C370E7E" w14:textId="09F833D6" w:rsidR="009914F3" w:rsidDel="00A23975" w:rsidRDefault="009914F3" w:rsidP="009914F3">
      <w:pPr>
        <w:rPr>
          <w:del w:id="1155" w:author="David Taylor" w:date="2020-09-16T09:17:00Z"/>
        </w:rPr>
      </w:pPr>
      <w:bookmarkStart w:id="1156" w:name="_Toc51142878"/>
      <w:bookmarkStart w:id="1157" w:name="_Toc51225513"/>
      <w:bookmarkStart w:id="1158" w:name="_Toc51226020"/>
      <w:bookmarkStart w:id="1159" w:name="_Toc51226334"/>
      <w:bookmarkStart w:id="1160" w:name="_Toc51228334"/>
      <w:bookmarkStart w:id="1161" w:name="_Toc51228841"/>
      <w:bookmarkStart w:id="1162" w:name="_Toc51229128"/>
      <w:bookmarkStart w:id="1163" w:name="_Toc51230285"/>
      <w:bookmarkStart w:id="1164" w:name="_Toc51230573"/>
      <w:bookmarkEnd w:id="1156"/>
      <w:bookmarkEnd w:id="1157"/>
      <w:bookmarkEnd w:id="1158"/>
      <w:bookmarkEnd w:id="1159"/>
      <w:bookmarkEnd w:id="1160"/>
      <w:bookmarkEnd w:id="1161"/>
      <w:bookmarkEnd w:id="1162"/>
      <w:bookmarkEnd w:id="1163"/>
      <w:bookmarkEnd w:id="1164"/>
    </w:p>
    <w:p w14:paraId="0A68A0B5" w14:textId="11E945DA" w:rsidR="009914F3" w:rsidRPr="009914F3" w:rsidDel="00A23975" w:rsidRDefault="009914F3" w:rsidP="009914F3">
      <w:pPr>
        <w:rPr>
          <w:del w:id="1165" w:author="David Taylor" w:date="2020-09-16T09:17:00Z"/>
        </w:rPr>
      </w:pPr>
      <w:bookmarkStart w:id="1166" w:name="_Toc51142879"/>
      <w:bookmarkStart w:id="1167" w:name="_Toc51225514"/>
      <w:bookmarkStart w:id="1168" w:name="_Toc51226021"/>
      <w:bookmarkStart w:id="1169" w:name="_Toc51226335"/>
      <w:bookmarkStart w:id="1170" w:name="_Toc51228335"/>
      <w:bookmarkStart w:id="1171" w:name="_Toc51228842"/>
      <w:bookmarkStart w:id="1172" w:name="_Toc51229129"/>
      <w:bookmarkStart w:id="1173" w:name="_Toc51230286"/>
      <w:bookmarkStart w:id="1174" w:name="_Toc51230574"/>
      <w:bookmarkEnd w:id="1166"/>
      <w:bookmarkEnd w:id="1167"/>
      <w:bookmarkEnd w:id="1168"/>
      <w:bookmarkEnd w:id="1169"/>
      <w:bookmarkEnd w:id="1170"/>
      <w:bookmarkEnd w:id="1171"/>
      <w:bookmarkEnd w:id="1172"/>
      <w:bookmarkEnd w:id="1173"/>
      <w:bookmarkEnd w:id="1174"/>
    </w:p>
    <w:p w14:paraId="79EF3EE8" w14:textId="43CBD184" w:rsidR="002104D0" w:rsidRPr="00324902" w:rsidRDefault="002104D0" w:rsidP="00B91469">
      <w:pPr>
        <w:pStyle w:val="Heading2"/>
      </w:pPr>
      <w:bookmarkStart w:id="1175" w:name="_Ref51230247"/>
      <w:bookmarkStart w:id="1176" w:name="_Toc51230575"/>
      <w:r w:rsidRPr="00324902">
        <w:t xml:space="preserve">Understanding the </w:t>
      </w:r>
      <w:ins w:id="1177" w:author="Tristan Stark" w:date="2020-09-17T09:01:00Z">
        <w:r w:rsidR="00904D0B">
          <w:t>U</w:t>
        </w:r>
      </w:ins>
      <w:del w:id="1178" w:author="Tristan Stark" w:date="2020-09-17T09:01:00Z">
        <w:r w:rsidRPr="00324902" w:rsidDel="00904D0B">
          <w:delText>u</w:delText>
        </w:r>
      </w:del>
      <w:r w:rsidRPr="00324902">
        <w:t xml:space="preserve">ser </w:t>
      </w:r>
      <w:del w:id="1179" w:author="Tristan Stark" w:date="2020-09-17T09:01:00Z">
        <w:r w:rsidRPr="00324902" w:rsidDel="00904D0B">
          <w:delText>i</w:delText>
        </w:r>
      </w:del>
      <w:ins w:id="1180" w:author="Tristan Stark" w:date="2020-09-17T09:01:00Z">
        <w:r w:rsidR="00904D0B">
          <w:t>I</w:t>
        </w:r>
      </w:ins>
      <w:r w:rsidRPr="00324902">
        <w:t>nterface</w:t>
      </w:r>
      <w:bookmarkEnd w:id="1175"/>
      <w:bookmarkEnd w:id="1176"/>
      <w:r w:rsidRPr="00324902">
        <w:t xml:space="preserve"> </w:t>
      </w:r>
    </w:p>
    <w:p w14:paraId="4842F111" w14:textId="77777777" w:rsidR="009914F3" w:rsidRDefault="009914F3" w:rsidP="00B91469">
      <w:pPr>
        <w:rPr>
          <w:rFonts w:cstheme="majorHAnsi"/>
          <w:iCs/>
        </w:rPr>
      </w:pPr>
      <w:r>
        <w:rPr>
          <w:rFonts w:cstheme="majorHAnsi"/>
          <w:iCs/>
        </w:rPr>
        <w:t>The main dashboard interface is designed to be responsive and usable on any device.</w:t>
      </w:r>
    </w:p>
    <w:p w14:paraId="31F46BEE" w14:textId="77777777" w:rsidR="009914F3" w:rsidRDefault="009914F3" w:rsidP="00B91469">
      <w:pPr>
        <w:rPr>
          <w:rFonts w:cstheme="majorHAnsi"/>
          <w:iCs/>
        </w:rPr>
      </w:pPr>
      <w:r>
        <w:rPr>
          <w:rFonts w:cstheme="majorHAnsi"/>
          <w:iCs/>
        </w:rPr>
        <w:t>Desktop:</w:t>
      </w:r>
    </w:p>
    <w:p w14:paraId="2B278934" w14:textId="3CA5BF05" w:rsidR="009914F3" w:rsidRDefault="009914F3" w:rsidP="00B91469">
      <w:pPr>
        <w:rPr>
          <w:rFonts w:cstheme="majorHAnsi"/>
          <w:iCs/>
        </w:rPr>
      </w:pPr>
      <w:r>
        <w:rPr>
          <w:noProof/>
        </w:rPr>
        <w:drawing>
          <wp:inline distT="0" distB="0" distL="0" distR="0" wp14:anchorId="3D9E0293" wp14:editId="2C3880DB">
            <wp:extent cx="5486400" cy="29508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950845"/>
                    </a:xfrm>
                    <a:prstGeom prst="rect">
                      <a:avLst/>
                    </a:prstGeom>
                  </pic:spPr>
                </pic:pic>
              </a:graphicData>
            </a:graphic>
          </wp:inline>
        </w:drawing>
      </w:r>
    </w:p>
    <w:p w14:paraId="00986DA4" w14:textId="3083D2E6" w:rsidR="00745D08" w:rsidDel="001245D6" w:rsidRDefault="00745D08" w:rsidP="00B91469">
      <w:pPr>
        <w:rPr>
          <w:ins w:id="1181" w:author="David Taylor" w:date="2020-09-16T09:19:00Z"/>
          <w:del w:id="1182" w:author="Tristan Stark" w:date="2020-09-17T09:44:00Z"/>
          <w:rFonts w:cstheme="majorHAnsi"/>
          <w:iCs/>
        </w:rPr>
      </w:pPr>
    </w:p>
    <w:p w14:paraId="50B80860" w14:textId="780FF0BD" w:rsidR="00745D08" w:rsidDel="001245D6" w:rsidRDefault="00745D08" w:rsidP="00B91469">
      <w:pPr>
        <w:rPr>
          <w:ins w:id="1183" w:author="David Taylor" w:date="2020-09-16T09:19:00Z"/>
          <w:del w:id="1184" w:author="Tristan Stark" w:date="2020-09-17T09:44:00Z"/>
          <w:rFonts w:cstheme="majorHAnsi"/>
          <w:iCs/>
        </w:rPr>
      </w:pPr>
    </w:p>
    <w:p w14:paraId="34BA5965" w14:textId="16936B30" w:rsidR="00745D08" w:rsidDel="001245D6" w:rsidRDefault="00745D08" w:rsidP="00B91469">
      <w:pPr>
        <w:rPr>
          <w:ins w:id="1185" w:author="David Taylor" w:date="2020-09-16T09:19:00Z"/>
          <w:del w:id="1186" w:author="Tristan Stark" w:date="2020-09-17T09:44:00Z"/>
          <w:rFonts w:cstheme="majorHAnsi"/>
          <w:iCs/>
        </w:rPr>
      </w:pPr>
    </w:p>
    <w:p w14:paraId="2D00E13A" w14:textId="3F262085" w:rsidR="009914F3" w:rsidRDefault="009914F3" w:rsidP="00B91469">
      <w:pPr>
        <w:rPr>
          <w:rFonts w:cstheme="majorHAnsi"/>
          <w:iCs/>
        </w:rPr>
      </w:pPr>
      <w:r>
        <w:rPr>
          <w:rFonts w:cstheme="majorHAnsi"/>
          <w:iCs/>
        </w:rPr>
        <w:t>Or mobile:</w:t>
      </w:r>
    </w:p>
    <w:p w14:paraId="4A2C5824" w14:textId="3A4DC394" w:rsidR="00B91469" w:rsidRDefault="009914F3" w:rsidP="00B91469">
      <w:pPr>
        <w:rPr>
          <w:rFonts w:cstheme="majorHAnsi"/>
          <w:i/>
        </w:rPr>
      </w:pPr>
      <w:r>
        <w:rPr>
          <w:noProof/>
        </w:rPr>
        <w:drawing>
          <wp:inline distT="0" distB="0" distL="0" distR="0" wp14:anchorId="57768C60" wp14:editId="74DC163B">
            <wp:extent cx="1559740" cy="33718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79149" cy="3413809"/>
                    </a:xfrm>
                    <a:prstGeom prst="rect">
                      <a:avLst/>
                    </a:prstGeom>
                  </pic:spPr>
                </pic:pic>
              </a:graphicData>
            </a:graphic>
          </wp:inline>
        </w:drawing>
      </w:r>
      <w:r w:rsidR="00B91469" w:rsidRPr="00324902">
        <w:br/>
      </w:r>
    </w:p>
    <w:p w14:paraId="5454DF34" w14:textId="761EF61B" w:rsidR="009914F3" w:rsidRDefault="009914F3" w:rsidP="00B91469">
      <w:pPr>
        <w:rPr>
          <w:rFonts w:cstheme="majorHAnsi"/>
          <w:iCs/>
        </w:rPr>
      </w:pPr>
      <w:r>
        <w:rPr>
          <w:rFonts w:cstheme="majorHAnsi"/>
          <w:iCs/>
        </w:rPr>
        <w:lastRenderedPageBreak/>
        <w:t xml:space="preserve">All functions on the dashboard are available in either </w:t>
      </w:r>
      <w:r w:rsidR="006453D1">
        <w:rPr>
          <w:rFonts w:cstheme="majorHAnsi"/>
          <w:iCs/>
        </w:rPr>
        <w:t>orientation</w:t>
      </w:r>
      <w:r>
        <w:rPr>
          <w:rFonts w:cstheme="majorHAnsi"/>
          <w:iCs/>
        </w:rPr>
        <w:t xml:space="preserve">. Privileged users </w:t>
      </w:r>
      <w:del w:id="1187" w:author="Tristan Stark" w:date="2020-09-17T09:08:00Z">
        <w:r w:rsidDel="001F7A35">
          <w:rPr>
            <w:rFonts w:cstheme="majorHAnsi"/>
            <w:iCs/>
          </w:rPr>
          <w:delText>are able to</w:delText>
        </w:r>
      </w:del>
      <w:ins w:id="1188" w:author="Tristan Stark" w:date="2020-09-17T09:08:00Z">
        <w:r w:rsidR="001F7A35">
          <w:rPr>
            <w:rFonts w:cstheme="majorHAnsi"/>
            <w:iCs/>
          </w:rPr>
          <w:t>can</w:t>
        </w:r>
      </w:ins>
      <w:r>
        <w:rPr>
          <w:rFonts w:cstheme="majorHAnsi"/>
          <w:iCs/>
        </w:rPr>
        <w:t xml:space="preserve"> change the ordering of Dashboard Widgets (see ThingsBoard documentation for more information).</w:t>
      </w:r>
    </w:p>
    <w:p w14:paraId="20A6419C" w14:textId="27730654" w:rsidR="006453D1" w:rsidRDefault="006453D1" w:rsidP="00B91469">
      <w:pPr>
        <w:rPr>
          <w:rFonts w:cstheme="majorHAnsi"/>
          <w:iCs/>
        </w:rPr>
      </w:pPr>
      <w:r>
        <w:rPr>
          <w:rFonts w:cstheme="majorHAnsi"/>
          <w:iCs/>
        </w:rPr>
        <w:t>The main components are the Manual Pump Control switch</w:t>
      </w:r>
      <w:r w:rsidR="005E2DEF">
        <w:rPr>
          <w:rFonts w:cstheme="majorHAnsi"/>
          <w:iCs/>
        </w:rPr>
        <w:t xml:space="preserve">, </w:t>
      </w:r>
      <w:r>
        <w:rPr>
          <w:rFonts w:cstheme="majorHAnsi"/>
          <w:iCs/>
        </w:rPr>
        <w:t xml:space="preserve">the </w:t>
      </w:r>
      <w:r w:rsidR="005E2DEF">
        <w:rPr>
          <w:rFonts w:cstheme="majorHAnsi"/>
          <w:iCs/>
        </w:rPr>
        <w:t>A</w:t>
      </w:r>
      <w:r>
        <w:rPr>
          <w:rFonts w:cstheme="majorHAnsi"/>
          <w:iCs/>
        </w:rPr>
        <w:t>utomated Pump Control toggle</w:t>
      </w:r>
      <w:r w:rsidR="005E2DEF">
        <w:rPr>
          <w:rFonts w:cstheme="majorHAnsi"/>
          <w:iCs/>
        </w:rPr>
        <w:t xml:space="preserve">, and their respective configuration options. (Custom timer, Estimated Fill Timer, </w:t>
      </w:r>
      <w:del w:id="1189" w:author="Tristan Stark" w:date="2020-09-17T09:08:00Z">
        <w:r w:rsidR="005E2DEF" w:rsidDel="001F7A35">
          <w:rPr>
            <w:rFonts w:cstheme="majorHAnsi"/>
            <w:iCs/>
          </w:rPr>
          <w:delText>etc</w:delText>
        </w:r>
      </w:del>
      <w:ins w:id="1190" w:author="Tristan Stark" w:date="2020-09-17T09:08:00Z">
        <w:r w:rsidR="001F7A35">
          <w:rPr>
            <w:rFonts w:cstheme="majorHAnsi"/>
            <w:iCs/>
          </w:rPr>
          <w:t>etc.</w:t>
        </w:r>
      </w:ins>
      <w:r w:rsidR="005E2DEF">
        <w:rPr>
          <w:rFonts w:cstheme="majorHAnsi"/>
          <w:iCs/>
        </w:rPr>
        <w:t>) All UI operations will be detailed later in this document.</w:t>
      </w:r>
    </w:p>
    <w:p w14:paraId="53981283" w14:textId="4E83C9CB" w:rsidR="005E2DEF" w:rsidRPr="009914F3" w:rsidRDefault="005E2DEF" w:rsidP="00B91469">
      <w:pPr>
        <w:rPr>
          <w:rFonts w:cstheme="majorHAnsi"/>
          <w:iCs/>
        </w:rPr>
      </w:pPr>
      <w:r>
        <w:rPr>
          <w:rFonts w:cstheme="majorHAnsi"/>
          <w:iCs/>
        </w:rPr>
        <w:t>Other sections include Alarms, a current depth gauge, and a log of events.</w:t>
      </w:r>
    </w:p>
    <w:p w14:paraId="6A4D38CC" w14:textId="52B58E11" w:rsidR="002104D0" w:rsidRPr="00324902" w:rsidRDefault="00B91469" w:rsidP="00B91469">
      <w:pPr>
        <w:pStyle w:val="Heading2"/>
      </w:pPr>
      <w:bookmarkStart w:id="1191" w:name="_Toc51230576"/>
      <w:r w:rsidRPr="00324902">
        <w:t>Operating Panels</w:t>
      </w:r>
      <w:bookmarkEnd w:id="1191"/>
    </w:p>
    <w:p w14:paraId="39F11F6C" w14:textId="72364D97" w:rsidR="00434BC4" w:rsidRDefault="00AA21E9" w:rsidP="00AA21E9">
      <w:pPr>
        <w:pStyle w:val="Heading3"/>
      </w:pPr>
      <w:bookmarkStart w:id="1192" w:name="_Toc51230577"/>
      <w:r>
        <w:t>Manual Pump Control Panel</w:t>
      </w:r>
      <w:bookmarkEnd w:id="1192"/>
    </w:p>
    <w:p w14:paraId="284B9DF5" w14:textId="5A542D62" w:rsidR="00AA21E9" w:rsidRDefault="00AA21E9" w:rsidP="00AA21E9">
      <w:r>
        <w:rPr>
          <w:noProof/>
        </w:rPr>
        <w:drawing>
          <wp:inline distT="0" distB="0" distL="0" distR="0" wp14:anchorId="0CC1BE9F" wp14:editId="7FBA9600">
            <wp:extent cx="3581400" cy="556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81400" cy="5562600"/>
                    </a:xfrm>
                    <a:prstGeom prst="rect">
                      <a:avLst/>
                    </a:prstGeom>
                  </pic:spPr>
                </pic:pic>
              </a:graphicData>
            </a:graphic>
          </wp:inline>
        </w:drawing>
      </w:r>
    </w:p>
    <w:p w14:paraId="6A5E008F" w14:textId="4D017F47" w:rsidR="00AA21E9" w:rsidRDefault="00AA21E9" w:rsidP="00AA21E9">
      <w:r>
        <w:t>The manual pump control panel includes the following controls:</w:t>
      </w:r>
    </w:p>
    <w:p w14:paraId="4D7CA008" w14:textId="2FAA4891" w:rsidR="00AA21E9" w:rsidRDefault="00AA21E9" w:rsidP="00AA21E9">
      <w:pPr>
        <w:pStyle w:val="ListParagraph"/>
        <w:numPr>
          <w:ilvl w:val="0"/>
          <w:numId w:val="45"/>
        </w:numPr>
      </w:pPr>
      <w:r>
        <w:lastRenderedPageBreak/>
        <w:t>The Manual Pump Control Switch</w:t>
      </w:r>
    </w:p>
    <w:p w14:paraId="32AEC163" w14:textId="496D382A" w:rsidR="00AA21E9" w:rsidRDefault="00AA21E9" w:rsidP="00AA21E9">
      <w:pPr>
        <w:pStyle w:val="ListParagraph"/>
        <w:numPr>
          <w:ilvl w:val="1"/>
          <w:numId w:val="45"/>
        </w:numPr>
      </w:pPr>
      <w:r>
        <w:t>Turns manual control on or off.</w:t>
      </w:r>
    </w:p>
    <w:p w14:paraId="7E107CB8" w14:textId="60473827" w:rsidR="00AA21E9" w:rsidRDefault="00AA21E9" w:rsidP="00AA21E9">
      <w:pPr>
        <w:pStyle w:val="ListParagraph"/>
        <w:numPr>
          <w:ilvl w:val="0"/>
          <w:numId w:val="45"/>
        </w:numPr>
      </w:pPr>
      <w:r>
        <w:t>The Transmit Status</w:t>
      </w:r>
    </w:p>
    <w:p w14:paraId="2742286E" w14:textId="21E54C5E" w:rsidR="00AA21E9" w:rsidRDefault="00AA21E9" w:rsidP="00AA21E9">
      <w:pPr>
        <w:pStyle w:val="ListParagraph"/>
        <w:numPr>
          <w:ilvl w:val="1"/>
          <w:numId w:val="45"/>
        </w:numPr>
      </w:pPr>
      <w:commentRangeStart w:id="1193"/>
      <w:del w:id="1194" w:author="Tristan Stark" w:date="2020-09-14T11:24:00Z">
        <w:r w:rsidDel="00D008D7">
          <w:delText xml:space="preserve">&lt;Get up to date </w:delText>
        </w:r>
        <w:r w:rsidR="009B1518" w:rsidDel="00D008D7">
          <w:delText>logic/reasoning</w:delText>
        </w:r>
        <w:r w:rsidDel="00D008D7">
          <w:delText xml:space="preserve"> for this control&gt;</w:delText>
        </w:r>
        <w:commentRangeEnd w:id="1193"/>
        <w:r w:rsidDel="00D008D7">
          <w:rPr>
            <w:rStyle w:val="CommentReference"/>
          </w:rPr>
          <w:commentReference w:id="1193"/>
        </w:r>
      </w:del>
      <w:ins w:id="1195" w:author="Tristan Stark" w:date="2020-09-14T11:24:00Z">
        <w:r w:rsidR="00D008D7">
          <w:t>Transmit status shows the current state of the most recent command to the pump controller.</w:t>
        </w:r>
      </w:ins>
    </w:p>
    <w:p w14:paraId="0E257373" w14:textId="78A7F76E" w:rsidR="00AA21E9" w:rsidRDefault="00AA21E9" w:rsidP="00AA21E9">
      <w:pPr>
        <w:pStyle w:val="ListParagraph"/>
        <w:numPr>
          <w:ilvl w:val="0"/>
          <w:numId w:val="45"/>
        </w:numPr>
      </w:pPr>
      <w:r>
        <w:t>Set Timer Type dropdown</w:t>
      </w:r>
    </w:p>
    <w:p w14:paraId="5ECC26D4" w14:textId="12CBB0A5" w:rsidR="00AA21E9" w:rsidRDefault="00AA21E9" w:rsidP="00AA21E9">
      <w:pPr>
        <w:pStyle w:val="ListParagraph"/>
        <w:numPr>
          <w:ilvl w:val="1"/>
          <w:numId w:val="45"/>
        </w:numPr>
      </w:pPr>
      <w:r>
        <w:t>Allows user to select a different type of timer, options are:</w:t>
      </w:r>
    </w:p>
    <w:p w14:paraId="2B445F5E" w14:textId="257F504A" w:rsidR="00AA21E9" w:rsidRDefault="00AA21E9" w:rsidP="00AA21E9">
      <w:pPr>
        <w:pStyle w:val="ListParagraph"/>
        <w:numPr>
          <w:ilvl w:val="2"/>
          <w:numId w:val="45"/>
        </w:numPr>
      </w:pPr>
      <w:r>
        <w:t>Custom – Run pump for a discrete period of time.</w:t>
      </w:r>
    </w:p>
    <w:p w14:paraId="2037F915" w14:textId="3490EDAB" w:rsidR="00AA21E9" w:rsidRDefault="00AA21E9" w:rsidP="00AA21E9">
      <w:pPr>
        <w:pStyle w:val="ListParagraph"/>
        <w:numPr>
          <w:ilvl w:val="2"/>
          <w:numId w:val="45"/>
        </w:numPr>
      </w:pPr>
      <w:r>
        <w:t>Estimated Fill Timer – Run pump until pump is full (</w:t>
      </w:r>
      <w:ins w:id="1196" w:author="Tristan Stark" w:date="2020-09-15T21:05:00Z">
        <w:r w:rsidR="00FC2485">
          <w:t xml:space="preserve">calculated </w:t>
        </w:r>
      </w:ins>
      <w:r>
        <w:t xml:space="preserve">based on </w:t>
      </w:r>
      <w:ins w:id="1197" w:author="Tristan Stark" w:date="2020-09-15T21:05:00Z">
        <w:r w:rsidR="00FC2485">
          <w:t xml:space="preserve">pump </w:t>
        </w:r>
      </w:ins>
      <w:r>
        <w:t>flow rate</w:t>
      </w:r>
      <w:del w:id="1198" w:author="Tristan Stark" w:date="2020-09-15T21:05:00Z">
        <w:r w:rsidDel="00FC2485">
          <w:delText>s</w:delText>
        </w:r>
      </w:del>
      <w:r>
        <w:t xml:space="preserve"> and current depth</w:t>
      </w:r>
      <w:ins w:id="1199" w:author="Tristan Stark" w:date="2020-09-15T21:05:00Z">
        <w:r w:rsidR="00FC2485">
          <w:t xml:space="preserve"> of tank</w:t>
        </w:r>
      </w:ins>
      <w:r>
        <w:t>)</w:t>
      </w:r>
      <w:ins w:id="1200" w:author="Tristan Stark" w:date="2020-09-15T21:05:00Z">
        <w:r w:rsidR="00FC2485">
          <w:t>.</w:t>
        </w:r>
      </w:ins>
    </w:p>
    <w:p w14:paraId="163A6DDC" w14:textId="0D36F5F9" w:rsidR="00AA21E9" w:rsidRDefault="00AA21E9" w:rsidP="00AA21E9">
      <w:pPr>
        <w:pStyle w:val="ListParagraph"/>
        <w:numPr>
          <w:ilvl w:val="2"/>
          <w:numId w:val="45"/>
        </w:numPr>
      </w:pPr>
      <w:r>
        <w:t>No timer – Pump will run until switched off or alarm raised</w:t>
      </w:r>
    </w:p>
    <w:p w14:paraId="1086FBF2" w14:textId="190284DE" w:rsidR="00AA21E9" w:rsidRDefault="00AA21E9" w:rsidP="00AA21E9">
      <w:pPr>
        <w:pStyle w:val="ListParagraph"/>
        <w:numPr>
          <w:ilvl w:val="0"/>
          <w:numId w:val="45"/>
        </w:numPr>
      </w:pPr>
      <w:r>
        <w:t>Update Custom Pump Timer</w:t>
      </w:r>
    </w:p>
    <w:p w14:paraId="10B00681" w14:textId="6515B73E" w:rsidR="00AA21E9" w:rsidRDefault="00AA21E9" w:rsidP="00AA21E9">
      <w:pPr>
        <w:pStyle w:val="ListParagraph"/>
        <w:numPr>
          <w:ilvl w:val="1"/>
          <w:numId w:val="45"/>
        </w:numPr>
      </w:pPr>
      <w:r>
        <w:t>Allows user to set the time in minutes for the custom pump timer.</w:t>
      </w:r>
    </w:p>
    <w:p w14:paraId="6C6EF7D5" w14:textId="7A89A0A6" w:rsidR="00AA21E9" w:rsidRDefault="00AA21E9" w:rsidP="00AA21E9">
      <w:pPr>
        <w:pStyle w:val="Heading3"/>
      </w:pPr>
      <w:bookmarkStart w:id="1201" w:name="_Toc51230578"/>
      <w:r>
        <w:t>Automatic Pump Control</w:t>
      </w:r>
      <w:bookmarkEnd w:id="1201"/>
    </w:p>
    <w:p w14:paraId="0CE4EA68" w14:textId="04FDE199" w:rsidR="00460F80" w:rsidRDefault="00460F80" w:rsidP="00460F80">
      <w:r>
        <w:rPr>
          <w:noProof/>
        </w:rPr>
        <w:drawing>
          <wp:inline distT="0" distB="0" distL="0" distR="0" wp14:anchorId="790A23E7" wp14:editId="15105559">
            <wp:extent cx="3381375" cy="22764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81375" cy="2276475"/>
                    </a:xfrm>
                    <a:prstGeom prst="rect">
                      <a:avLst/>
                    </a:prstGeom>
                  </pic:spPr>
                </pic:pic>
              </a:graphicData>
            </a:graphic>
          </wp:inline>
        </w:drawing>
      </w:r>
    </w:p>
    <w:p w14:paraId="1AC46C86" w14:textId="69E2DB9F" w:rsidR="00460F80" w:rsidRDefault="00460F80" w:rsidP="00460F80">
      <w:r>
        <w:t>The Automatic Pump Control is quite simple. It includes the following controls:</w:t>
      </w:r>
    </w:p>
    <w:p w14:paraId="3F10564D" w14:textId="34080B09" w:rsidR="00460F80" w:rsidRDefault="00460F80" w:rsidP="00460F80">
      <w:pPr>
        <w:pStyle w:val="ListParagraph"/>
        <w:numPr>
          <w:ilvl w:val="0"/>
          <w:numId w:val="45"/>
        </w:numPr>
      </w:pPr>
      <w:r>
        <w:t>The Automatic Pump Enabled Toggle</w:t>
      </w:r>
    </w:p>
    <w:p w14:paraId="339C3063" w14:textId="789A9ACF" w:rsidR="00460F80" w:rsidRDefault="00460F80" w:rsidP="00460F80">
      <w:pPr>
        <w:pStyle w:val="ListParagraph"/>
        <w:numPr>
          <w:ilvl w:val="1"/>
          <w:numId w:val="45"/>
        </w:numPr>
      </w:pPr>
      <w:r>
        <w:t>Turns automatic control on or off.</w:t>
      </w:r>
    </w:p>
    <w:p w14:paraId="5E31F90C" w14:textId="690E6432" w:rsidR="00460F80" w:rsidRDefault="00460F80" w:rsidP="00460F80">
      <w:pPr>
        <w:pStyle w:val="ListParagraph"/>
        <w:numPr>
          <w:ilvl w:val="0"/>
          <w:numId w:val="45"/>
        </w:numPr>
      </w:pPr>
      <w:r>
        <w:t>Low Level Threshold</w:t>
      </w:r>
    </w:p>
    <w:p w14:paraId="6826CCAB" w14:textId="49CDFD26" w:rsidR="00460F80" w:rsidRDefault="00460F80" w:rsidP="00460F80">
      <w:pPr>
        <w:pStyle w:val="ListParagraph"/>
        <w:numPr>
          <w:ilvl w:val="1"/>
          <w:numId w:val="45"/>
        </w:numPr>
      </w:pPr>
      <w:r>
        <w:t>Depth level at which the logic engine will switch the pump on in order to fill the tank.</w:t>
      </w:r>
    </w:p>
    <w:p w14:paraId="784EED5D" w14:textId="791719E5" w:rsidR="00460F80" w:rsidRDefault="00460F80" w:rsidP="00460F80">
      <w:pPr>
        <w:pStyle w:val="ListParagraph"/>
        <w:numPr>
          <w:ilvl w:val="0"/>
          <w:numId w:val="45"/>
        </w:numPr>
      </w:pPr>
      <w:r>
        <w:t>High Level Threshold</w:t>
      </w:r>
    </w:p>
    <w:p w14:paraId="064962BA" w14:textId="072A942B" w:rsidR="00460F80" w:rsidRPr="00460F80" w:rsidRDefault="00460F80" w:rsidP="00460F80">
      <w:pPr>
        <w:pStyle w:val="ListParagraph"/>
        <w:numPr>
          <w:ilvl w:val="1"/>
          <w:numId w:val="45"/>
        </w:numPr>
      </w:pPr>
      <w:r>
        <w:t>Depth level at which the logic engine will switch the pump off.</w:t>
      </w:r>
    </w:p>
    <w:p w14:paraId="2D490611" w14:textId="0782F5B0" w:rsidR="00AA21E9" w:rsidRDefault="00AA21E9" w:rsidP="00AA21E9">
      <w:pPr>
        <w:pStyle w:val="Heading3"/>
      </w:pPr>
      <w:bookmarkStart w:id="1202" w:name="_Toc51230579"/>
      <w:r>
        <w:lastRenderedPageBreak/>
        <w:t>Alarm Panel</w:t>
      </w:r>
      <w:bookmarkEnd w:id="1202"/>
    </w:p>
    <w:p w14:paraId="46182007" w14:textId="7079DF51" w:rsidR="00460F80" w:rsidRDefault="00460F80" w:rsidP="00460F80">
      <w:r>
        <w:rPr>
          <w:noProof/>
        </w:rPr>
        <w:drawing>
          <wp:inline distT="0" distB="0" distL="0" distR="0" wp14:anchorId="34220A20" wp14:editId="18EB2C45">
            <wp:extent cx="4467225" cy="23431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67225" cy="2343150"/>
                    </a:xfrm>
                    <a:prstGeom prst="rect">
                      <a:avLst/>
                    </a:prstGeom>
                  </pic:spPr>
                </pic:pic>
              </a:graphicData>
            </a:graphic>
          </wp:inline>
        </w:drawing>
      </w:r>
    </w:p>
    <w:p w14:paraId="0E7924E8" w14:textId="3BAD8019" w:rsidR="00460F80" w:rsidRDefault="00460F80" w:rsidP="00460F80">
      <w:r>
        <w:t>The Alarm Panel shows the status of the following metrics within the system:</w:t>
      </w:r>
    </w:p>
    <w:p w14:paraId="4456129A" w14:textId="3766B0EF" w:rsidR="00460F80" w:rsidRDefault="00460F80" w:rsidP="00460F80">
      <w:pPr>
        <w:pStyle w:val="ListParagraph"/>
        <w:numPr>
          <w:ilvl w:val="0"/>
          <w:numId w:val="45"/>
        </w:numPr>
      </w:pPr>
      <w:r>
        <w:t>Running</w:t>
      </w:r>
    </w:p>
    <w:p w14:paraId="799E8169" w14:textId="2E34BE0A" w:rsidR="00460F80" w:rsidRDefault="00460F80" w:rsidP="00460F80">
      <w:pPr>
        <w:pStyle w:val="ListParagraph"/>
        <w:numPr>
          <w:ilvl w:val="1"/>
          <w:numId w:val="45"/>
        </w:numPr>
      </w:pPr>
      <w:r>
        <w:t>Indicates whether or not the pump is running.</w:t>
      </w:r>
    </w:p>
    <w:p w14:paraId="386B4A7E" w14:textId="19432059" w:rsidR="00460F80" w:rsidRDefault="00460F80" w:rsidP="00460F80">
      <w:pPr>
        <w:pStyle w:val="ListParagraph"/>
        <w:numPr>
          <w:ilvl w:val="0"/>
          <w:numId w:val="45"/>
        </w:numPr>
      </w:pPr>
      <w:r>
        <w:t>No</w:t>
      </w:r>
      <w:r w:rsidR="009B1518">
        <w:t xml:space="preserve"> Flow</w:t>
      </w:r>
    </w:p>
    <w:p w14:paraId="3F3CB57F" w14:textId="7A793471" w:rsidR="009B1518" w:rsidRDefault="009B1518" w:rsidP="009B1518">
      <w:pPr>
        <w:pStyle w:val="ListParagraph"/>
        <w:numPr>
          <w:ilvl w:val="1"/>
          <w:numId w:val="45"/>
        </w:numPr>
      </w:pPr>
      <w:r>
        <w:t>Indicates the pump is not flowing.</w:t>
      </w:r>
    </w:p>
    <w:p w14:paraId="16DDD9C6" w14:textId="42369FCA" w:rsidR="009B1518" w:rsidRDefault="009B1518" w:rsidP="009B1518">
      <w:pPr>
        <w:pStyle w:val="ListParagraph"/>
        <w:numPr>
          <w:ilvl w:val="0"/>
          <w:numId w:val="45"/>
        </w:numPr>
        <w:rPr>
          <w:ins w:id="1203" w:author="Tristan Stark" w:date="2020-09-14T11:25:00Z"/>
        </w:rPr>
      </w:pPr>
      <w:bookmarkStart w:id="1204" w:name="_GoBack"/>
      <w:r>
        <w:t>Overload</w:t>
      </w:r>
      <w:bookmarkEnd w:id="1204"/>
    </w:p>
    <w:p w14:paraId="449CD45C" w14:textId="36886769" w:rsidR="00D008D7" w:rsidRDefault="00D008D7">
      <w:pPr>
        <w:pStyle w:val="ListParagraph"/>
        <w:numPr>
          <w:ilvl w:val="1"/>
          <w:numId w:val="45"/>
        </w:numPr>
        <w:pPrChange w:id="1205" w:author="Tristan Stark" w:date="2020-09-14T11:25:00Z">
          <w:pPr>
            <w:pStyle w:val="ListParagraph"/>
            <w:numPr>
              <w:numId w:val="45"/>
            </w:numPr>
            <w:ind w:hanging="360"/>
          </w:pPr>
        </w:pPrChange>
      </w:pPr>
      <w:ins w:id="1206" w:author="Tristan Stark" w:date="2020-09-14T11:25:00Z">
        <w:r>
          <w:t>Indicates the pump</w:t>
        </w:r>
      </w:ins>
      <w:ins w:id="1207" w:author="Tristan Stark" w:date="2020-09-14T11:27:00Z">
        <w:r>
          <w:t xml:space="preserve"> is in an overloaded state.</w:t>
        </w:r>
      </w:ins>
    </w:p>
    <w:p w14:paraId="25470318" w14:textId="7A0C2D7A" w:rsidR="00695344" w:rsidRDefault="00695344" w:rsidP="00695344">
      <w:pPr>
        <w:pStyle w:val="ListParagraph"/>
        <w:numPr>
          <w:ilvl w:val="0"/>
          <w:numId w:val="45"/>
        </w:numPr>
      </w:pPr>
      <w:r>
        <w:t>Low Level</w:t>
      </w:r>
    </w:p>
    <w:p w14:paraId="4039A545" w14:textId="5CEF5FC9" w:rsidR="00695344" w:rsidRDefault="00695344" w:rsidP="00695344">
      <w:pPr>
        <w:pStyle w:val="ListParagraph"/>
        <w:numPr>
          <w:ilvl w:val="1"/>
          <w:numId w:val="45"/>
        </w:numPr>
      </w:pPr>
      <w:r>
        <w:t>Indicates the bore is a</w:t>
      </w:r>
      <w:ins w:id="1208" w:author="David Taylor" w:date="2020-09-16T09:33:00Z">
        <w:r w:rsidR="0045241C">
          <w:t>t a</w:t>
        </w:r>
      </w:ins>
      <w:r>
        <w:t xml:space="preserve"> low level</w:t>
      </w:r>
      <w:ins w:id="1209" w:author="David Taylor" w:date="2020-09-16T09:34:00Z">
        <w:r w:rsidR="0045241C">
          <w:t>.</w:t>
        </w:r>
      </w:ins>
    </w:p>
    <w:p w14:paraId="49124BFE" w14:textId="2009F81B" w:rsidR="00695344" w:rsidRDefault="00695344" w:rsidP="00695344">
      <w:pPr>
        <w:pStyle w:val="ListParagraph"/>
        <w:numPr>
          <w:ilvl w:val="0"/>
          <w:numId w:val="45"/>
        </w:numPr>
      </w:pPr>
      <w:r>
        <w:t>Soft Start Fail</w:t>
      </w:r>
    </w:p>
    <w:p w14:paraId="397FE2C0" w14:textId="663A8C44" w:rsidR="00695344" w:rsidRDefault="00695344" w:rsidP="00695344">
      <w:pPr>
        <w:pStyle w:val="ListParagraph"/>
        <w:numPr>
          <w:ilvl w:val="1"/>
          <w:numId w:val="45"/>
        </w:numPr>
      </w:pPr>
      <w:r>
        <w:t>Indicates</w:t>
      </w:r>
      <w:ins w:id="1210" w:author="David Taylor" w:date="2020-09-16T09:33:00Z">
        <w:r w:rsidR="0045241C">
          <w:t xml:space="preserve"> a problem starting the pump</w:t>
        </w:r>
      </w:ins>
      <w:ins w:id="1211" w:author="David Taylor" w:date="2020-09-16T09:34:00Z">
        <w:r w:rsidR="0045241C">
          <w:t>.</w:t>
        </w:r>
      </w:ins>
    </w:p>
    <w:p w14:paraId="4662710A" w14:textId="2975BF59" w:rsidR="00695344" w:rsidRDefault="00695344" w:rsidP="00695344">
      <w:pPr>
        <w:pStyle w:val="ListParagraph"/>
        <w:numPr>
          <w:ilvl w:val="0"/>
          <w:numId w:val="45"/>
        </w:numPr>
      </w:pPr>
      <w:r>
        <w:t>High Pressure</w:t>
      </w:r>
    </w:p>
    <w:p w14:paraId="253A7AF9" w14:textId="630B809D" w:rsidR="00695344" w:rsidRDefault="00695344" w:rsidP="00695344">
      <w:pPr>
        <w:pStyle w:val="ListParagraph"/>
        <w:numPr>
          <w:ilvl w:val="1"/>
          <w:numId w:val="45"/>
        </w:numPr>
      </w:pPr>
      <w:r>
        <w:t>Indicates the pump is at too high a pressure.</w:t>
      </w:r>
    </w:p>
    <w:p w14:paraId="61FC7C2D" w14:textId="77777777" w:rsidR="00460F80" w:rsidRPr="00460F80" w:rsidRDefault="00460F80" w:rsidP="00460F80">
      <w:pPr>
        <w:pStyle w:val="ListParagraph"/>
        <w:ind w:left="1440"/>
      </w:pPr>
    </w:p>
    <w:p w14:paraId="1F1D88B0" w14:textId="4B51E55F" w:rsidR="00AA21E9" w:rsidRDefault="00460F80" w:rsidP="00460F80">
      <w:pPr>
        <w:pStyle w:val="Heading3"/>
      </w:pPr>
      <w:bookmarkStart w:id="1212" w:name="_Toc51230580"/>
      <w:r>
        <w:lastRenderedPageBreak/>
        <w:t>Depth Indicator</w:t>
      </w:r>
      <w:bookmarkEnd w:id="1212"/>
    </w:p>
    <w:p w14:paraId="1FD93B4A" w14:textId="0762069F" w:rsidR="00695344" w:rsidRDefault="00695344" w:rsidP="00695344">
      <w:r>
        <w:rPr>
          <w:noProof/>
        </w:rPr>
        <w:drawing>
          <wp:inline distT="0" distB="0" distL="0" distR="0" wp14:anchorId="4EB60314" wp14:editId="37A102C3">
            <wp:extent cx="1514475" cy="22764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14475" cy="2276475"/>
                    </a:xfrm>
                    <a:prstGeom prst="rect">
                      <a:avLst/>
                    </a:prstGeom>
                  </pic:spPr>
                </pic:pic>
              </a:graphicData>
            </a:graphic>
          </wp:inline>
        </w:drawing>
      </w:r>
    </w:p>
    <w:p w14:paraId="56A4AC9F" w14:textId="4BA9ED9A" w:rsidR="00695344" w:rsidRPr="00695344" w:rsidRDefault="00695344" w:rsidP="00695344">
      <w:r>
        <w:t>Shows the most recent depth report from the pump controller, including date and time it was recorded.</w:t>
      </w:r>
    </w:p>
    <w:p w14:paraId="2888AADD" w14:textId="510D1D30" w:rsidR="00460F80" w:rsidRDefault="00460F80" w:rsidP="00460F80">
      <w:pPr>
        <w:pStyle w:val="Heading3"/>
      </w:pPr>
      <w:bookmarkStart w:id="1213" w:name="_Toc51230581"/>
      <w:r>
        <w:t>Pump Controller Event Log</w:t>
      </w:r>
      <w:bookmarkEnd w:id="1213"/>
    </w:p>
    <w:p w14:paraId="7F259805" w14:textId="671C6E44" w:rsidR="00695344" w:rsidRDefault="00695344" w:rsidP="00695344">
      <w:r>
        <w:rPr>
          <w:noProof/>
        </w:rPr>
        <w:drawing>
          <wp:inline distT="0" distB="0" distL="0" distR="0" wp14:anchorId="088958EE" wp14:editId="18256394">
            <wp:extent cx="4543425" cy="3352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3425" cy="3352800"/>
                    </a:xfrm>
                    <a:prstGeom prst="rect">
                      <a:avLst/>
                    </a:prstGeom>
                  </pic:spPr>
                </pic:pic>
              </a:graphicData>
            </a:graphic>
          </wp:inline>
        </w:drawing>
      </w:r>
    </w:p>
    <w:p w14:paraId="48BF04AA" w14:textId="0A6A47FD" w:rsidR="00695344" w:rsidRPr="00695344" w:rsidRDefault="00695344" w:rsidP="00695344">
      <w:r>
        <w:t>Shows log of Pump Controller Events and overall system status at the time (Automatic or Manual control).</w:t>
      </w:r>
    </w:p>
    <w:p w14:paraId="743E0F02" w14:textId="2A58616B" w:rsidR="00460F80" w:rsidRDefault="00460F80" w:rsidP="00460F80">
      <w:pPr>
        <w:pStyle w:val="Heading3"/>
      </w:pPr>
      <w:bookmarkStart w:id="1214" w:name="_Toc51230582"/>
      <w:r>
        <w:lastRenderedPageBreak/>
        <w:t>Pump Controller Alarm Log</w:t>
      </w:r>
      <w:bookmarkEnd w:id="1214"/>
    </w:p>
    <w:p w14:paraId="1B9E1BAB" w14:textId="4BBC6020" w:rsidR="00695344" w:rsidRDefault="00695344" w:rsidP="00695344">
      <w:r>
        <w:rPr>
          <w:noProof/>
        </w:rPr>
        <w:drawing>
          <wp:inline distT="0" distB="0" distL="0" distR="0" wp14:anchorId="23EBCCCE" wp14:editId="281CBEDF">
            <wp:extent cx="4591050" cy="3524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91050" cy="3524250"/>
                    </a:xfrm>
                    <a:prstGeom prst="rect">
                      <a:avLst/>
                    </a:prstGeom>
                  </pic:spPr>
                </pic:pic>
              </a:graphicData>
            </a:graphic>
          </wp:inline>
        </w:drawing>
      </w:r>
    </w:p>
    <w:p w14:paraId="14C07A4D" w14:textId="0E5067BB" w:rsidR="00695344" w:rsidRPr="00695344" w:rsidRDefault="00695344" w:rsidP="00695344">
      <w:r>
        <w:t>Shows log of alarms and whether they have been acknowledged/cleared, etc.</w:t>
      </w:r>
    </w:p>
    <w:p w14:paraId="724F3CB6" w14:textId="1367B8C5" w:rsidR="00434BC4" w:rsidRPr="00324902" w:rsidDel="00A8515F" w:rsidRDefault="00434BC4" w:rsidP="00434BC4">
      <w:pPr>
        <w:pStyle w:val="Heading1"/>
        <w:rPr>
          <w:del w:id="1215" w:author="Tristan Stark" w:date="2020-09-17T09:53:00Z"/>
          <w:rFonts w:cstheme="majorHAnsi"/>
          <w:color w:val="000000"/>
        </w:rPr>
      </w:pPr>
      <w:commentRangeStart w:id="1216"/>
      <w:commentRangeStart w:id="1217"/>
      <w:commentRangeStart w:id="1218"/>
      <w:del w:id="1219" w:author="Tristan Stark" w:date="2020-09-17T09:53:00Z">
        <w:r w:rsidRPr="00324902" w:rsidDel="00A8515F">
          <w:rPr>
            <w:rFonts w:cstheme="majorHAnsi"/>
            <w:color w:val="000000"/>
          </w:rPr>
          <w:delText>Safety</w:delText>
        </w:r>
        <w:commentRangeEnd w:id="1216"/>
        <w:r w:rsidR="00C32D5D" w:rsidDel="00A8515F">
          <w:rPr>
            <w:rStyle w:val="CommentReference"/>
            <w:rFonts w:eastAsia="MS Mincho" w:cs="Times New Roman"/>
            <w:b w:val="0"/>
            <w:bCs w:val="0"/>
            <w:color w:val="auto"/>
          </w:rPr>
          <w:commentReference w:id="1216"/>
        </w:r>
        <w:commentRangeEnd w:id="1217"/>
        <w:r w:rsidR="00D008D7" w:rsidDel="00A8515F">
          <w:rPr>
            <w:rStyle w:val="CommentReference"/>
            <w:rFonts w:eastAsia="MS Mincho" w:cs="Times New Roman"/>
            <w:b w:val="0"/>
            <w:bCs w:val="0"/>
            <w:color w:val="auto"/>
          </w:rPr>
          <w:commentReference w:id="1217"/>
        </w:r>
        <w:commentRangeEnd w:id="1218"/>
        <w:r w:rsidR="0045241C" w:rsidDel="00A8515F">
          <w:rPr>
            <w:rStyle w:val="CommentReference"/>
            <w:rFonts w:eastAsia="MS Mincho" w:cs="Times New Roman"/>
            <w:b w:val="0"/>
            <w:bCs w:val="0"/>
            <w:color w:val="auto"/>
          </w:rPr>
          <w:commentReference w:id="1218"/>
        </w:r>
        <w:r w:rsidRPr="00324902" w:rsidDel="00A8515F">
          <w:rPr>
            <w:rFonts w:cstheme="majorHAnsi"/>
            <w:color w:val="000000"/>
          </w:rPr>
          <w:delText xml:space="preserve"> Instructions</w:delText>
        </w:r>
        <w:bookmarkStart w:id="1220" w:name="_Toc51229138"/>
        <w:bookmarkStart w:id="1221" w:name="_Toc51230295"/>
        <w:bookmarkStart w:id="1222" w:name="_Toc51230583"/>
        <w:bookmarkEnd w:id="1220"/>
        <w:bookmarkEnd w:id="1221"/>
        <w:bookmarkEnd w:id="1222"/>
      </w:del>
    </w:p>
    <w:p w14:paraId="740B8347" w14:textId="5D9DD0CE" w:rsidR="00434BC4" w:rsidDel="00A8515F" w:rsidRDefault="00645009" w:rsidP="00645009">
      <w:pPr>
        <w:pStyle w:val="Heading2"/>
        <w:rPr>
          <w:del w:id="1223" w:author="Tristan Stark" w:date="2020-09-17T09:53:00Z"/>
        </w:rPr>
      </w:pPr>
      <w:del w:id="1224" w:author="Tristan Stark" w:date="2020-09-17T09:53:00Z">
        <w:r w:rsidRPr="00324902" w:rsidDel="00A8515F">
          <w:delText>How to Use the Product Safely</w:delText>
        </w:r>
        <w:bookmarkStart w:id="1225" w:name="_Toc51229139"/>
        <w:bookmarkStart w:id="1226" w:name="_Toc51230296"/>
        <w:bookmarkStart w:id="1227" w:name="_Toc51230584"/>
        <w:bookmarkEnd w:id="1225"/>
        <w:bookmarkEnd w:id="1226"/>
        <w:bookmarkEnd w:id="1227"/>
      </w:del>
    </w:p>
    <w:p w14:paraId="2FB03F84" w14:textId="4335B5EE" w:rsidR="009914F3" w:rsidRPr="009914F3" w:rsidDel="00A8515F" w:rsidRDefault="009914F3" w:rsidP="009914F3">
      <w:pPr>
        <w:rPr>
          <w:del w:id="1228" w:author="Tristan Stark" w:date="2020-09-17T09:53:00Z"/>
        </w:rPr>
      </w:pPr>
      <w:del w:id="1229" w:author="Tristan Stark" w:date="2020-09-17T09:53:00Z">
        <w:r w:rsidDel="00A8515F">
          <w:delText xml:space="preserve">Being a </w:delText>
        </w:r>
        <w:r w:rsidR="006453D1" w:rsidDel="00A8515F">
          <w:delText>web-based/IoT system, safety is not really considered as part of this documentation. Farmer end users and DPI technical users are assumed to have necessary training and expertise in administering bore pump hardware onsite.</w:delText>
        </w:r>
        <w:bookmarkStart w:id="1230" w:name="_Toc51229140"/>
        <w:bookmarkStart w:id="1231" w:name="_Toc51230297"/>
        <w:bookmarkStart w:id="1232" w:name="_Toc51230585"/>
        <w:bookmarkEnd w:id="1230"/>
        <w:bookmarkEnd w:id="1231"/>
        <w:bookmarkEnd w:id="1232"/>
      </w:del>
    </w:p>
    <w:p w14:paraId="4E070275" w14:textId="4D0ABE5D" w:rsidR="00434BC4" w:rsidRDefault="009E7089" w:rsidP="00434BC4">
      <w:pPr>
        <w:pStyle w:val="Heading1"/>
        <w:rPr>
          <w:ins w:id="1233" w:author="Tristan Stark" w:date="2020-09-14T15:30:00Z"/>
          <w:rFonts w:cstheme="majorHAnsi"/>
          <w:color w:val="000000"/>
        </w:rPr>
      </w:pPr>
      <w:del w:id="1234" w:author="Tristan Stark" w:date="2020-09-14T15:29:00Z">
        <w:r w:rsidDel="008C4C0F">
          <w:rPr>
            <w:rFonts w:cstheme="majorHAnsi"/>
            <w:color w:val="000000"/>
          </w:rPr>
          <w:lastRenderedPageBreak/>
          <w:delText xml:space="preserve">Basic </w:delText>
        </w:r>
      </w:del>
      <w:bookmarkStart w:id="1235" w:name="_Toc51230586"/>
      <w:ins w:id="1236" w:author="Tristan Stark" w:date="2020-09-14T15:29:00Z">
        <w:r w:rsidR="008C4C0F">
          <w:rPr>
            <w:rFonts w:cstheme="majorHAnsi"/>
            <w:color w:val="000000"/>
          </w:rPr>
          <w:t xml:space="preserve">End User </w:t>
        </w:r>
      </w:ins>
      <w:r>
        <w:rPr>
          <w:rFonts w:cstheme="majorHAnsi"/>
          <w:color w:val="000000"/>
        </w:rPr>
        <w:t>System Operation</w:t>
      </w:r>
      <w:bookmarkEnd w:id="1235"/>
    </w:p>
    <w:p w14:paraId="3035C6DC" w14:textId="5DEE4B1B" w:rsidR="008C4C0F" w:rsidRPr="008C4C0F" w:rsidRDefault="008C4C0F">
      <w:pPr>
        <w:rPr>
          <w:rPrChange w:id="1237" w:author="Tristan Stark" w:date="2020-09-14T15:30:00Z">
            <w:rPr>
              <w:rFonts w:cstheme="majorHAnsi"/>
              <w:color w:val="000000"/>
            </w:rPr>
          </w:rPrChange>
        </w:rPr>
        <w:pPrChange w:id="1238" w:author="Tristan Stark" w:date="2020-09-14T15:30:00Z">
          <w:pPr>
            <w:pStyle w:val="Heading1"/>
          </w:pPr>
        </w:pPrChange>
      </w:pPr>
      <w:ins w:id="1239" w:author="Tristan Stark" w:date="2020-09-14T15:30:00Z">
        <w:r>
          <w:t xml:space="preserve">This section is aimed at End Users operating their pumps via a mobile device or PC. It covers operations able to be carried out after configuration and testing has been done. Configuration of end-to-end systems </w:t>
        </w:r>
      </w:ins>
      <w:ins w:id="1240" w:author="Tristan Stark" w:date="2020-09-14T15:31:00Z">
        <w:r>
          <w:t xml:space="preserve">(Firmware, dashboards, ThingsBoard, </w:t>
        </w:r>
      </w:ins>
      <w:ins w:id="1241" w:author="Tristan Stark" w:date="2020-09-17T09:08:00Z">
        <w:r w:rsidR="001F7A35">
          <w:t>etc.</w:t>
        </w:r>
      </w:ins>
      <w:ins w:id="1242" w:author="Tristan Stark" w:date="2020-09-14T15:31:00Z">
        <w:r>
          <w:t xml:space="preserve">) </w:t>
        </w:r>
      </w:ins>
      <w:ins w:id="1243" w:author="Tristan Stark" w:date="2020-09-14T15:30:00Z">
        <w:r>
          <w:t>is covered in sec</w:t>
        </w:r>
      </w:ins>
      <w:ins w:id="1244" w:author="Tristan Stark" w:date="2020-09-14T15:31:00Z">
        <w:r>
          <w:t xml:space="preserve">tions </w:t>
        </w:r>
        <w:del w:id="1245" w:author="Tristan" w:date="2020-09-17T10:15:00Z">
          <w:r w:rsidDel="001271D4">
            <w:delText>5</w:delText>
          </w:r>
        </w:del>
      </w:ins>
      <w:ins w:id="1246" w:author="Tristan" w:date="2020-09-17T10:15:00Z">
        <w:r w:rsidR="001271D4">
          <w:fldChar w:fldCharType="begin"/>
        </w:r>
        <w:r w:rsidR="001271D4">
          <w:instrText xml:space="preserve"> REF _Ref51230157 \r \h </w:instrText>
        </w:r>
      </w:ins>
      <w:r w:rsidR="001271D4">
        <w:fldChar w:fldCharType="separate"/>
      </w:r>
      <w:ins w:id="1247" w:author="David Taylor" w:date="2020-10-09T09:51:00Z">
        <w:r w:rsidR="007E6AEE">
          <w:t>4</w:t>
        </w:r>
      </w:ins>
      <w:ins w:id="1248" w:author="Tristan" w:date="2020-09-17T10:15:00Z">
        <w:r w:rsidR="001271D4">
          <w:fldChar w:fldCharType="end"/>
        </w:r>
      </w:ins>
      <w:ins w:id="1249" w:author="Tristan Stark" w:date="2020-09-14T15:31:00Z">
        <w:r>
          <w:t xml:space="preserve"> and </w:t>
        </w:r>
      </w:ins>
      <w:ins w:id="1250" w:author="Tristan" w:date="2020-09-17T10:15:00Z">
        <w:r w:rsidR="001271D4">
          <w:fldChar w:fldCharType="begin"/>
        </w:r>
        <w:r w:rsidR="001271D4">
          <w:instrText xml:space="preserve"> REF _Ref51230172 \r \h </w:instrText>
        </w:r>
      </w:ins>
      <w:r w:rsidR="001271D4">
        <w:fldChar w:fldCharType="separate"/>
      </w:r>
      <w:ins w:id="1251" w:author="David Taylor" w:date="2020-10-09T09:51:00Z">
        <w:r w:rsidR="007E6AEE">
          <w:t>5</w:t>
        </w:r>
      </w:ins>
      <w:ins w:id="1252" w:author="Tristan" w:date="2020-09-17T10:15:00Z">
        <w:r w:rsidR="001271D4">
          <w:fldChar w:fldCharType="end"/>
        </w:r>
      </w:ins>
      <w:ins w:id="1253" w:author="Tristan Stark" w:date="2020-09-14T15:31:00Z">
        <w:del w:id="1254" w:author="Tristan" w:date="2020-09-17T10:15:00Z">
          <w:r w:rsidDel="001271D4">
            <w:delText>6</w:delText>
          </w:r>
        </w:del>
        <w:r>
          <w:t>.</w:t>
        </w:r>
      </w:ins>
    </w:p>
    <w:p w14:paraId="57ABC466" w14:textId="54BAAAF6" w:rsidR="00D008D7" w:rsidRDefault="00D008D7" w:rsidP="00CA526C">
      <w:pPr>
        <w:pStyle w:val="Heading2"/>
        <w:rPr>
          <w:ins w:id="1255" w:author="Tristan Stark" w:date="2020-09-14T11:29:00Z"/>
        </w:rPr>
      </w:pPr>
      <w:bookmarkStart w:id="1256" w:name="_Toc51230587"/>
      <w:ins w:id="1257" w:author="Tristan Stark" w:date="2020-09-14T11:29:00Z">
        <w:r>
          <w:t>Manual Operation</w:t>
        </w:r>
        <w:bookmarkEnd w:id="1256"/>
      </w:ins>
    </w:p>
    <w:p w14:paraId="3F0DA6D0" w14:textId="06806032" w:rsidR="00D008D7" w:rsidRDefault="00D008D7">
      <w:pPr>
        <w:rPr>
          <w:ins w:id="1258" w:author="David Taylor" w:date="2020-09-16T09:43:00Z"/>
        </w:rPr>
      </w:pPr>
      <w:ins w:id="1259" w:author="Tristan Stark" w:date="2020-09-14T11:29:00Z">
        <w:r>
          <w:t>Manual pump operation is simp</w:t>
        </w:r>
      </w:ins>
      <w:ins w:id="1260" w:author="Tristan Stark" w:date="2020-09-14T11:30:00Z">
        <w:r w:rsidR="00EE0D67">
          <w:t xml:space="preserve">ly turning the pump on and off via the Manual Pump Control switch. </w:t>
        </w:r>
      </w:ins>
      <w:ins w:id="1261" w:author="Tristan Stark" w:date="2020-09-14T11:33:00Z">
        <w:r w:rsidR="00EE0D67">
          <w:t xml:space="preserve">Manual operation can also be set to run for a specific length of time, either a custom length set by the user, or </w:t>
        </w:r>
      </w:ins>
      <w:ins w:id="1262" w:author="Tristan Stark" w:date="2020-09-14T11:34:00Z">
        <w:r w:rsidR="00EE0D67">
          <w:t>by enabling the ‘Estimated Fill Timer’ option in the Timer Type drop</w:t>
        </w:r>
      </w:ins>
      <w:ins w:id="1263" w:author="Tristan Stark" w:date="2020-09-14T11:35:00Z">
        <w:r w:rsidR="00EE0D67">
          <w:t>do</w:t>
        </w:r>
      </w:ins>
      <w:ins w:id="1264" w:author="Tristan Stark" w:date="2020-09-14T11:34:00Z">
        <w:r w:rsidR="00EE0D67">
          <w:t>wn</w:t>
        </w:r>
      </w:ins>
      <w:ins w:id="1265" w:author="Tristan Stark" w:date="2020-09-14T15:33:00Z">
        <w:r w:rsidR="00357FE7">
          <w:t xml:space="preserve"> (see below for instructions)</w:t>
        </w:r>
      </w:ins>
      <w:ins w:id="1266" w:author="Tristan Stark" w:date="2020-09-14T11:34:00Z">
        <w:r w:rsidR="00EE0D67">
          <w:t>. The</w:t>
        </w:r>
      </w:ins>
      <w:ins w:id="1267" w:author="Tristan Stark" w:date="2020-09-14T11:35:00Z">
        <w:r w:rsidR="00EE0D67">
          <w:t xml:space="preserve"> use of timers allows a level of automation, whereby the pump will switch off upon the timer reaching zero.</w:t>
        </w:r>
      </w:ins>
    </w:p>
    <w:p w14:paraId="05F706B4" w14:textId="57A786F3" w:rsidR="00BF3E94" w:rsidRDefault="00BF3E94">
      <w:pPr>
        <w:rPr>
          <w:ins w:id="1268" w:author="David Taylor" w:date="2020-09-16T09:47:00Z"/>
        </w:rPr>
      </w:pPr>
      <w:ins w:id="1269" w:author="David Taylor" w:date="2020-09-16T09:43:00Z">
        <w:r>
          <w:t xml:space="preserve">Due to the limitations of sending messages to the pump controller using </w:t>
        </w:r>
      </w:ins>
      <w:ins w:id="1270" w:author="David Taylor" w:date="2020-09-16T09:45:00Z">
        <w:r>
          <w:t xml:space="preserve">the </w:t>
        </w:r>
      </w:ins>
      <w:ins w:id="1271" w:author="David Taylor" w:date="2020-09-16T09:43:00Z">
        <w:r>
          <w:t>LoRaWAN</w:t>
        </w:r>
      </w:ins>
      <w:ins w:id="1272" w:author="David Taylor" w:date="2020-09-16T09:45:00Z">
        <w:r>
          <w:t xml:space="preserve"> protocol, pump commands are not received by the pump controller until it sends the next status message. This means commands may not be acted upon until up to 10 minutes after they have been </w:t>
        </w:r>
      </w:ins>
      <w:ins w:id="1273" w:author="David Taylor" w:date="2020-09-16T09:46:00Z">
        <w:r>
          <w:t>issued from the dashboard.</w:t>
        </w:r>
      </w:ins>
    </w:p>
    <w:p w14:paraId="50F0ED3F" w14:textId="41B711E5" w:rsidR="00044C49" w:rsidRPr="00D008D7" w:rsidRDefault="00044C49">
      <w:pPr>
        <w:rPr>
          <w:ins w:id="1274" w:author="Tristan Stark" w:date="2020-09-14T11:29:00Z"/>
        </w:rPr>
        <w:pPrChange w:id="1275" w:author="Tristan Stark" w:date="2020-09-14T11:29:00Z">
          <w:pPr>
            <w:pStyle w:val="Heading2"/>
          </w:pPr>
        </w:pPrChange>
      </w:pPr>
      <w:ins w:id="1276" w:author="David Taylor" w:date="2020-09-16T09:47:00Z">
        <w:r>
          <w:t xml:space="preserve">If a pump command is sent before a previous command has been received by the pump controller, the new command </w:t>
        </w:r>
        <w:r w:rsidRPr="00044C49">
          <w:rPr>
            <w:i/>
            <w:rPrChange w:id="1277" w:author="David Taylor" w:date="2020-09-16T09:48:00Z">
              <w:rPr>
                <w:b w:val="0"/>
                <w:bCs w:val="0"/>
              </w:rPr>
            </w:rPrChange>
          </w:rPr>
          <w:t>overwrites</w:t>
        </w:r>
        <w:r>
          <w:t xml:space="preserve"> the previous one.</w:t>
        </w:r>
      </w:ins>
      <w:ins w:id="1278" w:author="David Taylor" w:date="2020-09-16T09:48:00Z">
        <w:r>
          <w:t xml:space="preserve"> For example</w:t>
        </w:r>
      </w:ins>
      <w:ins w:id="1279" w:author="David Taylor" w:date="2020-09-16T09:50:00Z">
        <w:r w:rsidR="000E00AA">
          <w:t>,</w:t>
        </w:r>
      </w:ins>
      <w:ins w:id="1280" w:author="David Taylor" w:date="2020-09-16T09:48:00Z">
        <w:r>
          <w:t xml:space="preserve"> </w:t>
        </w:r>
      </w:ins>
      <w:ins w:id="1281" w:author="David Taylor" w:date="2020-09-16T09:49:00Z">
        <w:r>
          <w:t xml:space="preserve">if you sent a </w:t>
        </w:r>
      </w:ins>
      <w:ins w:id="1282" w:author="David Taylor" w:date="2020-09-16T09:48:00Z">
        <w:r>
          <w:t xml:space="preserve">pump </w:t>
        </w:r>
      </w:ins>
      <w:ins w:id="1283" w:author="David Taylor" w:date="2020-09-16T09:50:00Z">
        <w:r w:rsidR="000E00AA">
          <w:t>ON</w:t>
        </w:r>
      </w:ins>
      <w:ins w:id="1284" w:author="David Taylor" w:date="2020-09-16T09:48:00Z">
        <w:r>
          <w:t xml:space="preserve"> command with no timer value</w:t>
        </w:r>
      </w:ins>
      <w:ins w:id="1285" w:author="David Taylor" w:date="2020-09-16T09:49:00Z">
        <w:r>
          <w:t xml:space="preserve"> and realized you wanted to use the estimated fill timer</w:t>
        </w:r>
      </w:ins>
      <w:ins w:id="1286" w:author="David Taylor" w:date="2020-09-16T09:48:00Z">
        <w:r>
          <w:t xml:space="preserve">, </w:t>
        </w:r>
      </w:ins>
      <w:ins w:id="1287" w:author="David Taylor" w:date="2020-09-16T09:49:00Z">
        <w:r>
          <w:t xml:space="preserve">you could toggle the manual control switch to OFF, change the timer selection, </w:t>
        </w:r>
      </w:ins>
      <w:ins w:id="1288" w:author="David Taylor" w:date="2020-09-16T09:48:00Z">
        <w:r>
          <w:t xml:space="preserve">then </w:t>
        </w:r>
      </w:ins>
      <w:ins w:id="1289" w:author="David Taylor" w:date="2020-09-16T09:49:00Z">
        <w:r>
          <w:t>t</w:t>
        </w:r>
      </w:ins>
      <w:ins w:id="1290" w:author="David Taylor" w:date="2020-09-16T09:50:00Z">
        <w:r>
          <w:t>oggle the manual control switch back to ON. Only the ON command with estimated fill timer would be received by the pump controller.</w:t>
        </w:r>
      </w:ins>
    </w:p>
    <w:p w14:paraId="7DF6130C" w14:textId="4F5053CD" w:rsidR="00434BC4" w:rsidRPr="00324902" w:rsidRDefault="009E7089">
      <w:pPr>
        <w:pStyle w:val="Heading3"/>
        <w:pPrChange w:id="1291" w:author="Tristan Stark" w:date="2020-09-14T11:35:00Z">
          <w:pPr>
            <w:pStyle w:val="Heading2"/>
          </w:pPr>
        </w:pPrChange>
      </w:pPr>
      <w:bookmarkStart w:id="1292" w:name="_Toc51230588"/>
      <w:commentRangeStart w:id="1293"/>
      <w:commentRangeStart w:id="1294"/>
      <w:r>
        <w:t>Turn</w:t>
      </w:r>
      <w:commentRangeEnd w:id="1293"/>
      <w:r w:rsidR="00C32D5D">
        <w:rPr>
          <w:rStyle w:val="CommentReference"/>
          <w:rFonts w:eastAsia="MS Mincho" w:cs="Times New Roman"/>
          <w:b w:val="0"/>
          <w:bCs w:val="0"/>
          <w:color w:val="auto"/>
        </w:rPr>
        <w:commentReference w:id="1293"/>
      </w:r>
      <w:commentRangeEnd w:id="1294"/>
      <w:r w:rsidR="00C83C4E">
        <w:rPr>
          <w:rStyle w:val="CommentReference"/>
          <w:rFonts w:eastAsia="MS Mincho" w:cs="Times New Roman"/>
          <w:b w:val="0"/>
          <w:bCs w:val="0"/>
          <w:color w:val="auto"/>
        </w:rPr>
        <w:commentReference w:id="1294"/>
      </w:r>
      <w:r>
        <w:t xml:space="preserve"> Pump </w:t>
      </w:r>
      <w:proofErr w:type="gramStart"/>
      <w:r>
        <w:t>On</w:t>
      </w:r>
      <w:proofErr w:type="gramEnd"/>
      <w:r>
        <w:t xml:space="preserve"> and Off Manually</w:t>
      </w:r>
      <w:bookmarkEnd w:id="1292"/>
    </w:p>
    <w:p w14:paraId="75B76FEA" w14:textId="4B717461" w:rsidR="002D38B1" w:rsidRPr="00324902" w:rsidRDefault="009E7089" w:rsidP="00E349E0">
      <w:pPr>
        <w:pStyle w:val="ListNumber"/>
      </w:pPr>
      <w:del w:id="1295" w:author="Tristan Stark" w:date="2020-09-14T16:30:00Z">
        <w:r w:rsidDel="006E5A10">
          <w:delText xml:space="preserve">While </w:delText>
        </w:r>
      </w:del>
      <w:ins w:id="1296" w:author="Tristan Stark" w:date="2020-09-14T16:30:00Z">
        <w:r w:rsidR="006E5A10">
          <w:t xml:space="preserve">Ensure </w:t>
        </w:r>
      </w:ins>
      <w:r>
        <w:t>Pump is not in operation</w:t>
      </w:r>
      <w:ins w:id="1297" w:author="Tristan Stark" w:date="2020-09-14T16:21:00Z">
        <w:r w:rsidR="006E5A10">
          <w:t xml:space="preserve"> (Switched OFF)</w:t>
        </w:r>
      </w:ins>
      <w:r>
        <w:t>.</w:t>
      </w:r>
      <w:ins w:id="1298" w:author="David Taylor" w:date="2020-09-16T09:52:00Z">
        <w:r w:rsidR="000E00AA">
          <w:br/>
        </w:r>
      </w:ins>
    </w:p>
    <w:p w14:paraId="194D5C92" w14:textId="05F06328" w:rsidR="002D38B1" w:rsidRDefault="009E7089" w:rsidP="00E349E0">
      <w:pPr>
        <w:pStyle w:val="ListNumber"/>
      </w:pPr>
      <w:r>
        <w:t>Toggle Manual Pump Control Switch to ON</w:t>
      </w:r>
    </w:p>
    <w:p w14:paraId="7218A8B4" w14:textId="5A8A7C70" w:rsidR="009E7089" w:rsidRDefault="009E7089">
      <w:pPr>
        <w:pStyle w:val="ListNumber"/>
        <w:numPr>
          <w:ilvl w:val="0"/>
          <w:numId w:val="0"/>
        </w:numPr>
        <w:ind w:left="717"/>
        <w:pPrChange w:id="1299" w:author="Tristan Stark" w:date="2020-09-14T11:36:00Z">
          <w:pPr>
            <w:pStyle w:val="ListNumber"/>
          </w:pPr>
        </w:pPrChange>
      </w:pPr>
      <w:r>
        <w:rPr>
          <w:noProof/>
        </w:rPr>
        <w:drawing>
          <wp:inline distT="0" distB="0" distL="0" distR="0" wp14:anchorId="05C8329A" wp14:editId="6C49EA3A">
            <wp:extent cx="3009900" cy="1743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09900" cy="1743075"/>
                    </a:xfrm>
                    <a:prstGeom prst="rect">
                      <a:avLst/>
                    </a:prstGeom>
                  </pic:spPr>
                </pic:pic>
              </a:graphicData>
            </a:graphic>
          </wp:inline>
        </w:drawing>
      </w:r>
      <w:ins w:id="1300" w:author="David Taylor" w:date="2020-09-16T09:52:00Z">
        <w:r w:rsidR="000E00AA">
          <w:br/>
        </w:r>
      </w:ins>
    </w:p>
    <w:p w14:paraId="2C90EC3B" w14:textId="5653FD6F" w:rsidR="009E7089" w:rsidRDefault="009E7089" w:rsidP="00E349E0">
      <w:pPr>
        <w:pStyle w:val="ListNumber"/>
      </w:pPr>
      <w:r>
        <w:t>Observe Pump On/Manual Mode event in Pump Controller Events</w:t>
      </w:r>
    </w:p>
    <w:p w14:paraId="6F2E6D1A" w14:textId="0DD4AE4E" w:rsidR="009E7089" w:rsidRDefault="009E7089">
      <w:pPr>
        <w:pStyle w:val="ListNumber"/>
        <w:numPr>
          <w:ilvl w:val="0"/>
          <w:numId w:val="0"/>
        </w:numPr>
        <w:ind w:left="717"/>
        <w:pPrChange w:id="1301" w:author="Tristan Stark" w:date="2020-09-14T11:36:00Z">
          <w:pPr>
            <w:pStyle w:val="ListNumber"/>
          </w:pPr>
        </w:pPrChange>
      </w:pPr>
      <w:r>
        <w:rPr>
          <w:noProof/>
        </w:rPr>
        <w:lastRenderedPageBreak/>
        <w:drawing>
          <wp:inline distT="0" distB="0" distL="0" distR="0" wp14:anchorId="79147C25" wp14:editId="21EB9BFE">
            <wp:extent cx="3533775" cy="12192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33775" cy="1219200"/>
                    </a:xfrm>
                    <a:prstGeom prst="rect">
                      <a:avLst/>
                    </a:prstGeom>
                  </pic:spPr>
                </pic:pic>
              </a:graphicData>
            </a:graphic>
          </wp:inline>
        </w:drawing>
      </w:r>
      <w:ins w:id="1302" w:author="David Taylor" w:date="2020-09-16T09:52:00Z">
        <w:r w:rsidR="000E00AA">
          <w:br/>
        </w:r>
      </w:ins>
    </w:p>
    <w:p w14:paraId="7F37AC07" w14:textId="161EC9BA" w:rsidR="009E7089" w:rsidRDefault="009E7089" w:rsidP="00E349E0">
      <w:pPr>
        <w:pStyle w:val="ListNumber"/>
      </w:pPr>
      <w:r>
        <w:t>When complete, toggle Manual Pump Control Switch to OFF</w:t>
      </w:r>
    </w:p>
    <w:p w14:paraId="362DAB9A" w14:textId="332FA31B" w:rsidR="009E7089" w:rsidRDefault="009E7089">
      <w:pPr>
        <w:pStyle w:val="ListNumber"/>
        <w:numPr>
          <w:ilvl w:val="0"/>
          <w:numId w:val="0"/>
        </w:numPr>
        <w:ind w:left="717"/>
        <w:pPrChange w:id="1303" w:author="Tristan Stark" w:date="2020-09-14T11:36:00Z">
          <w:pPr>
            <w:pStyle w:val="ListNumber"/>
          </w:pPr>
        </w:pPrChange>
      </w:pPr>
      <w:r>
        <w:rPr>
          <w:noProof/>
        </w:rPr>
        <w:drawing>
          <wp:inline distT="0" distB="0" distL="0" distR="0" wp14:anchorId="01442A9F" wp14:editId="2F23CA5D">
            <wp:extent cx="2981325" cy="17716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81325" cy="1771650"/>
                    </a:xfrm>
                    <a:prstGeom prst="rect">
                      <a:avLst/>
                    </a:prstGeom>
                  </pic:spPr>
                </pic:pic>
              </a:graphicData>
            </a:graphic>
          </wp:inline>
        </w:drawing>
      </w:r>
      <w:ins w:id="1304" w:author="David Taylor" w:date="2020-09-16T09:52:00Z">
        <w:r w:rsidR="000E00AA">
          <w:br/>
        </w:r>
      </w:ins>
    </w:p>
    <w:p w14:paraId="03484141" w14:textId="5614097D" w:rsidR="009E7089" w:rsidRDefault="009E7089" w:rsidP="00E349E0">
      <w:pPr>
        <w:pStyle w:val="ListNumber"/>
      </w:pPr>
      <w:r>
        <w:t>Observe Pump Off/Manual Mode event in Pump Controller Events</w:t>
      </w:r>
    </w:p>
    <w:p w14:paraId="59BCF1DA" w14:textId="0C49957D" w:rsidR="009E7089" w:rsidRDefault="009E7089" w:rsidP="00357FE7">
      <w:pPr>
        <w:pStyle w:val="ListNumber"/>
        <w:numPr>
          <w:ilvl w:val="0"/>
          <w:numId w:val="0"/>
        </w:numPr>
        <w:ind w:left="717"/>
        <w:rPr>
          <w:ins w:id="1305" w:author="Tristan Stark" w:date="2020-09-14T15:31:00Z"/>
        </w:rPr>
      </w:pPr>
      <w:r>
        <w:rPr>
          <w:noProof/>
        </w:rPr>
        <w:drawing>
          <wp:inline distT="0" distB="0" distL="0" distR="0" wp14:anchorId="33B27424" wp14:editId="601E62FE">
            <wp:extent cx="3448050" cy="1200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48050" cy="1200150"/>
                    </a:xfrm>
                    <a:prstGeom prst="rect">
                      <a:avLst/>
                    </a:prstGeom>
                  </pic:spPr>
                </pic:pic>
              </a:graphicData>
            </a:graphic>
          </wp:inline>
        </w:drawing>
      </w:r>
    </w:p>
    <w:p w14:paraId="256CB912" w14:textId="3A6BC833" w:rsidR="00357FE7" w:rsidRDefault="00357FE7" w:rsidP="00357FE7">
      <w:pPr>
        <w:pStyle w:val="ListNumber"/>
        <w:numPr>
          <w:ilvl w:val="0"/>
          <w:numId w:val="0"/>
        </w:numPr>
        <w:rPr>
          <w:ins w:id="1306" w:author="Tristan Stark" w:date="2020-09-14T15:32:00Z"/>
        </w:rPr>
      </w:pPr>
    </w:p>
    <w:p w14:paraId="53EC2D42" w14:textId="236CE1CE" w:rsidR="00357FE7" w:rsidRDefault="00357FE7" w:rsidP="00357FE7">
      <w:pPr>
        <w:pStyle w:val="Heading3"/>
        <w:rPr>
          <w:ins w:id="1307" w:author="Tristan Stark" w:date="2020-09-14T15:33:00Z"/>
        </w:rPr>
      </w:pPr>
      <w:bookmarkStart w:id="1308" w:name="_Toc51230589"/>
      <w:ins w:id="1309" w:author="Tristan Stark" w:date="2020-09-14T15:32:00Z">
        <w:r>
          <w:t xml:space="preserve">Turn Pump </w:t>
        </w:r>
        <w:proofErr w:type="gramStart"/>
        <w:r>
          <w:t>On</w:t>
        </w:r>
        <w:proofErr w:type="gramEnd"/>
        <w:r>
          <w:t xml:space="preserve"> </w:t>
        </w:r>
      </w:ins>
      <w:ins w:id="1310" w:author="Tristan Stark" w:date="2020-09-14T15:33:00Z">
        <w:r>
          <w:t>Manually W</w:t>
        </w:r>
      </w:ins>
      <w:ins w:id="1311" w:author="Tristan Stark" w:date="2020-09-14T15:32:00Z">
        <w:r>
          <w:t xml:space="preserve">ith </w:t>
        </w:r>
      </w:ins>
      <w:ins w:id="1312" w:author="Tristan Stark" w:date="2020-09-14T15:33:00Z">
        <w:r>
          <w:t xml:space="preserve">Estimated Fill </w:t>
        </w:r>
      </w:ins>
      <w:ins w:id="1313" w:author="Tristan Stark" w:date="2020-09-14T15:32:00Z">
        <w:r>
          <w:t>Timer</w:t>
        </w:r>
      </w:ins>
      <w:bookmarkEnd w:id="1308"/>
    </w:p>
    <w:p w14:paraId="3B08B9CF" w14:textId="45910233" w:rsidR="00357FE7" w:rsidRDefault="006E5A10" w:rsidP="006E5A10">
      <w:pPr>
        <w:pStyle w:val="ListParagraph"/>
        <w:numPr>
          <w:ilvl w:val="0"/>
          <w:numId w:val="46"/>
        </w:numPr>
        <w:rPr>
          <w:ins w:id="1314" w:author="Tristan Stark" w:date="2020-09-14T16:21:00Z"/>
        </w:rPr>
      </w:pPr>
      <w:ins w:id="1315" w:author="Tristan Stark" w:date="2020-09-14T16:30:00Z">
        <w:r>
          <w:t>Ensure</w:t>
        </w:r>
      </w:ins>
      <w:ins w:id="1316" w:author="Tristan Stark" w:date="2020-09-14T16:21:00Z">
        <w:r>
          <w:t xml:space="preserve"> pump is not in operation (Switched OFF).</w:t>
        </w:r>
      </w:ins>
      <w:ins w:id="1317" w:author="David Taylor" w:date="2020-09-16T09:52:00Z">
        <w:r w:rsidR="000E00AA">
          <w:br/>
        </w:r>
      </w:ins>
    </w:p>
    <w:p w14:paraId="72F5F3E5" w14:textId="670E2BA0" w:rsidR="006E5A10" w:rsidRDefault="006E5A10" w:rsidP="006E5A10">
      <w:pPr>
        <w:pStyle w:val="ListParagraph"/>
        <w:numPr>
          <w:ilvl w:val="0"/>
          <w:numId w:val="46"/>
        </w:numPr>
        <w:rPr>
          <w:ins w:id="1318" w:author="Tristan Stark" w:date="2020-09-14T16:26:00Z"/>
        </w:rPr>
      </w:pPr>
      <w:ins w:id="1319" w:author="Tristan Stark" w:date="2020-09-14T16:21:00Z">
        <w:r>
          <w:t xml:space="preserve">Select Est. Fill Timer from </w:t>
        </w:r>
      </w:ins>
      <w:ins w:id="1320" w:author="Tristan Stark" w:date="2020-09-14T16:22:00Z">
        <w:r>
          <w:t>Timer Type Drop</w:t>
        </w:r>
      </w:ins>
      <w:ins w:id="1321" w:author="Tristan Stark" w:date="2020-09-15T20:05:00Z">
        <w:r w:rsidR="00B91B7B">
          <w:t>d</w:t>
        </w:r>
      </w:ins>
      <w:ins w:id="1322" w:author="Tristan Stark" w:date="2020-09-14T16:22:00Z">
        <w:r>
          <w:t>own</w:t>
        </w:r>
      </w:ins>
      <w:ins w:id="1323" w:author="Tristan Stark" w:date="2020-09-15T20:05:00Z">
        <w:r w:rsidR="00B91B7B">
          <w:t xml:space="preserve"> menu</w:t>
        </w:r>
      </w:ins>
      <w:ins w:id="1324" w:author="Tristan Stark" w:date="2020-09-14T16:22:00Z">
        <w:r>
          <w:t>:</w:t>
        </w:r>
        <w:r w:rsidRPr="006E5A10">
          <w:rPr>
            <w:noProof/>
          </w:rPr>
          <w:t xml:space="preserve"> </w:t>
        </w:r>
        <w:r>
          <w:rPr>
            <w:noProof/>
          </w:rPr>
          <w:drawing>
            <wp:inline distT="0" distB="0" distL="0" distR="0" wp14:anchorId="448039CE" wp14:editId="063676F8">
              <wp:extent cx="3305175" cy="1704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05175" cy="1704975"/>
                      </a:xfrm>
                      <a:prstGeom prst="rect">
                        <a:avLst/>
                      </a:prstGeom>
                    </pic:spPr>
                  </pic:pic>
                </a:graphicData>
              </a:graphic>
            </wp:inline>
          </w:drawing>
        </w:r>
      </w:ins>
      <w:ins w:id="1325" w:author="David Taylor" w:date="2020-09-16T09:52:00Z">
        <w:r w:rsidR="000E00AA">
          <w:rPr>
            <w:noProof/>
          </w:rPr>
          <w:br/>
        </w:r>
      </w:ins>
    </w:p>
    <w:p w14:paraId="1EB834A3" w14:textId="25AC95CF" w:rsidR="006E5A10" w:rsidRDefault="006E5A10" w:rsidP="006E5A10">
      <w:pPr>
        <w:pStyle w:val="ListParagraph"/>
        <w:numPr>
          <w:ilvl w:val="0"/>
          <w:numId w:val="46"/>
        </w:numPr>
        <w:rPr>
          <w:ins w:id="1326" w:author="Tristan Stark" w:date="2020-09-14T16:22:00Z"/>
        </w:rPr>
      </w:pPr>
      <w:ins w:id="1327" w:author="Tristan Stark" w:date="2020-09-14T16:26:00Z">
        <w:r>
          <w:rPr>
            <w:noProof/>
          </w:rPr>
          <w:lastRenderedPageBreak/>
          <w:t>The estimated length will be displayed in the dashboard:</w:t>
        </w:r>
        <w:r>
          <w:rPr>
            <w:noProof/>
          </w:rPr>
          <w:br/>
        </w:r>
        <w:r>
          <w:rPr>
            <w:noProof/>
          </w:rPr>
          <w:drawing>
            <wp:inline distT="0" distB="0" distL="0" distR="0" wp14:anchorId="77697EF1" wp14:editId="2537DB4A">
              <wp:extent cx="1704975" cy="10287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04975" cy="1028700"/>
                      </a:xfrm>
                      <a:prstGeom prst="rect">
                        <a:avLst/>
                      </a:prstGeom>
                    </pic:spPr>
                  </pic:pic>
                </a:graphicData>
              </a:graphic>
            </wp:inline>
          </w:drawing>
        </w:r>
      </w:ins>
      <w:ins w:id="1328" w:author="David Taylor" w:date="2020-09-16T09:52:00Z">
        <w:r w:rsidR="000E00AA">
          <w:rPr>
            <w:noProof/>
          </w:rPr>
          <w:br/>
        </w:r>
      </w:ins>
    </w:p>
    <w:p w14:paraId="08C37C58" w14:textId="5C7CF607" w:rsidR="006E5A10" w:rsidRDefault="006E5A10" w:rsidP="006E5A10">
      <w:pPr>
        <w:pStyle w:val="ListNumber"/>
        <w:numPr>
          <w:ilvl w:val="0"/>
          <w:numId w:val="46"/>
        </w:numPr>
        <w:rPr>
          <w:ins w:id="1329" w:author="Tristan Stark" w:date="2020-09-14T16:23:00Z"/>
        </w:rPr>
      </w:pPr>
      <w:ins w:id="1330" w:author="Tristan Stark" w:date="2020-09-14T16:23:00Z">
        <w:r>
          <w:t>Toggle Manual Pump Control Switch to ON</w:t>
        </w:r>
      </w:ins>
    </w:p>
    <w:p w14:paraId="13DC7604" w14:textId="68FBE343" w:rsidR="006E5A10" w:rsidRDefault="006E5A10" w:rsidP="006E5A10">
      <w:pPr>
        <w:pStyle w:val="ListNumber"/>
        <w:numPr>
          <w:ilvl w:val="0"/>
          <w:numId w:val="0"/>
        </w:numPr>
        <w:ind w:left="720"/>
        <w:rPr>
          <w:ins w:id="1331" w:author="Tristan Stark" w:date="2020-09-14T16:23:00Z"/>
        </w:rPr>
      </w:pPr>
      <w:ins w:id="1332" w:author="Tristan Stark" w:date="2020-09-14T16:23:00Z">
        <w:r>
          <w:rPr>
            <w:noProof/>
          </w:rPr>
          <w:drawing>
            <wp:inline distT="0" distB="0" distL="0" distR="0" wp14:anchorId="051CE49F" wp14:editId="407B613B">
              <wp:extent cx="3009900" cy="17430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09900" cy="1743075"/>
                      </a:xfrm>
                      <a:prstGeom prst="rect">
                        <a:avLst/>
                      </a:prstGeom>
                    </pic:spPr>
                  </pic:pic>
                </a:graphicData>
              </a:graphic>
            </wp:inline>
          </w:drawing>
        </w:r>
      </w:ins>
      <w:ins w:id="1333" w:author="David Taylor" w:date="2020-09-16T09:52:00Z">
        <w:r w:rsidR="000E00AA">
          <w:br/>
        </w:r>
      </w:ins>
    </w:p>
    <w:p w14:paraId="7C6ADD79" w14:textId="224A82F8" w:rsidR="006E5A10" w:rsidRDefault="006E5A10" w:rsidP="006E5A10">
      <w:pPr>
        <w:pStyle w:val="ListNumber"/>
        <w:numPr>
          <w:ilvl w:val="0"/>
          <w:numId w:val="46"/>
        </w:numPr>
        <w:rPr>
          <w:ins w:id="1334" w:author="Tristan Stark" w:date="2020-09-14T16:24:00Z"/>
        </w:rPr>
      </w:pPr>
      <w:ins w:id="1335" w:author="Tristan Stark" w:date="2020-09-14T16:23:00Z">
        <w:r>
          <w:t>Observe Pump</w:t>
        </w:r>
      </w:ins>
      <w:ins w:id="1336" w:author="Tristan Stark" w:date="2020-09-14T16:24:00Z">
        <w:r>
          <w:t xml:space="preserve"> on/</w:t>
        </w:r>
      </w:ins>
      <w:ins w:id="1337" w:author="Tristan Stark" w:date="2020-09-14T16:23:00Z">
        <w:r>
          <w:t>Manual</w:t>
        </w:r>
      </w:ins>
      <w:ins w:id="1338" w:author="Tristan Stark" w:date="2020-09-14T16:24:00Z">
        <w:r>
          <w:t xml:space="preserve"> Mode event in Pump Controller Event Log.</w:t>
        </w:r>
      </w:ins>
      <w:ins w:id="1339" w:author="David Taylor" w:date="2020-09-16T09:52:00Z">
        <w:r w:rsidR="000E00AA">
          <w:br/>
        </w:r>
      </w:ins>
    </w:p>
    <w:p w14:paraId="037C810F" w14:textId="3451DF44" w:rsidR="006E5A10" w:rsidRDefault="006E5A10" w:rsidP="00380111">
      <w:pPr>
        <w:pStyle w:val="ListNumber"/>
        <w:numPr>
          <w:ilvl w:val="0"/>
          <w:numId w:val="46"/>
        </w:numPr>
        <w:rPr>
          <w:ins w:id="1340" w:author="Tristan Stark" w:date="2020-09-14T16:23:00Z"/>
        </w:rPr>
      </w:pPr>
      <w:ins w:id="1341" w:author="Tristan Stark" w:date="2020-09-14T16:24:00Z">
        <w:r>
          <w:t xml:space="preserve">At conclusion of </w:t>
        </w:r>
      </w:ins>
      <w:ins w:id="1342" w:author="Tristan Stark" w:date="2020-09-14T16:25:00Z">
        <w:r>
          <w:t>E</w:t>
        </w:r>
      </w:ins>
      <w:ins w:id="1343" w:author="Tristan Stark" w:date="2020-09-14T16:26:00Z">
        <w:r>
          <w:t>stimated Fill Timer length, the pump will stop running, and the Manua</w:t>
        </w:r>
      </w:ins>
      <w:ins w:id="1344" w:author="Tristan Stark" w:date="2020-09-14T16:27:00Z">
        <w:r>
          <w:t>l Pump Control</w:t>
        </w:r>
      </w:ins>
      <w:ins w:id="1345" w:author="Tristan Stark" w:date="2020-09-14T16:26:00Z">
        <w:r>
          <w:t xml:space="preserve"> will </w:t>
        </w:r>
      </w:ins>
      <w:ins w:id="1346" w:author="Tristan Stark" w:date="2020-09-14T16:27:00Z">
        <w:r>
          <w:t>switch to OFF, and be reflected in the Pump Controller Event Log.</w:t>
        </w:r>
      </w:ins>
    </w:p>
    <w:p w14:paraId="4BB515C4" w14:textId="43EF0C32" w:rsidR="00357FE7" w:rsidRDefault="00357FE7" w:rsidP="00357FE7">
      <w:pPr>
        <w:pStyle w:val="Heading3"/>
        <w:rPr>
          <w:ins w:id="1347" w:author="Tristan Stark" w:date="2020-09-14T16:28:00Z"/>
        </w:rPr>
      </w:pPr>
      <w:bookmarkStart w:id="1348" w:name="_Toc51230590"/>
      <w:ins w:id="1349" w:author="Tristan Stark" w:date="2020-09-14T15:33:00Z">
        <w:r>
          <w:t xml:space="preserve">Turn Pump </w:t>
        </w:r>
        <w:proofErr w:type="gramStart"/>
        <w:r>
          <w:t>On</w:t>
        </w:r>
        <w:proofErr w:type="gramEnd"/>
        <w:r>
          <w:t xml:space="preserve"> Manually With Custom Timer</w:t>
        </w:r>
      </w:ins>
      <w:bookmarkEnd w:id="1348"/>
    </w:p>
    <w:p w14:paraId="4D26AEF4" w14:textId="43BC86FA" w:rsidR="006E5A10" w:rsidRDefault="006E5A10">
      <w:pPr>
        <w:pStyle w:val="ListParagraph"/>
        <w:numPr>
          <w:ilvl w:val="0"/>
          <w:numId w:val="47"/>
        </w:numPr>
        <w:rPr>
          <w:ins w:id="1350" w:author="Tristan Stark" w:date="2020-09-14T16:30:00Z"/>
        </w:rPr>
        <w:pPrChange w:id="1351" w:author="Tristan Stark" w:date="2020-09-14T16:30:00Z">
          <w:pPr>
            <w:pStyle w:val="ListParagraph"/>
            <w:numPr>
              <w:numId w:val="46"/>
            </w:numPr>
            <w:ind w:hanging="360"/>
          </w:pPr>
        </w:pPrChange>
      </w:pPr>
      <w:ins w:id="1352" w:author="Tristan Stark" w:date="2020-09-14T16:30:00Z">
        <w:r>
          <w:t>Ensure pump is not in operation (Switched OFF).</w:t>
        </w:r>
      </w:ins>
      <w:ins w:id="1353" w:author="David Taylor" w:date="2020-09-16T09:51:00Z">
        <w:r w:rsidR="000E00AA">
          <w:br/>
        </w:r>
      </w:ins>
    </w:p>
    <w:p w14:paraId="44B3A17F" w14:textId="326ABC0A" w:rsidR="006E5A10" w:rsidRDefault="00B91B7B" w:rsidP="006E5A10">
      <w:pPr>
        <w:pStyle w:val="ListParagraph"/>
        <w:numPr>
          <w:ilvl w:val="0"/>
          <w:numId w:val="47"/>
        </w:numPr>
        <w:rPr>
          <w:ins w:id="1354" w:author="Tristan Stark" w:date="2020-09-15T20:06:00Z"/>
        </w:rPr>
      </w:pPr>
      <w:ins w:id="1355" w:author="Tristan Stark" w:date="2020-09-15T20:05:00Z">
        <w:r>
          <w:t>Select Custom Timer from the Timer Type dropdown menu:</w:t>
        </w:r>
      </w:ins>
      <w:ins w:id="1356" w:author="Tristan Stark" w:date="2020-09-15T20:06:00Z">
        <w:r w:rsidRPr="00B91B7B">
          <w:rPr>
            <w:noProof/>
          </w:rPr>
          <w:t xml:space="preserve"> </w:t>
        </w:r>
        <w:r>
          <w:rPr>
            <w:noProof/>
          </w:rPr>
          <w:drawing>
            <wp:inline distT="0" distB="0" distL="0" distR="0" wp14:anchorId="52861E9E" wp14:editId="7E5171BB">
              <wp:extent cx="3838575" cy="16383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38575" cy="1638300"/>
                      </a:xfrm>
                      <a:prstGeom prst="rect">
                        <a:avLst/>
                      </a:prstGeom>
                    </pic:spPr>
                  </pic:pic>
                </a:graphicData>
              </a:graphic>
            </wp:inline>
          </w:drawing>
        </w:r>
      </w:ins>
      <w:ins w:id="1357" w:author="David Taylor" w:date="2020-09-16T09:51:00Z">
        <w:r w:rsidR="000E00AA">
          <w:rPr>
            <w:noProof/>
          </w:rPr>
          <w:br/>
        </w:r>
      </w:ins>
    </w:p>
    <w:p w14:paraId="5D4094AF" w14:textId="77777777" w:rsidR="00B91B7B" w:rsidRDefault="00B91B7B" w:rsidP="006E5A10">
      <w:pPr>
        <w:pStyle w:val="ListParagraph"/>
        <w:numPr>
          <w:ilvl w:val="0"/>
          <w:numId w:val="47"/>
        </w:numPr>
        <w:rPr>
          <w:ins w:id="1358" w:author="Tristan Stark" w:date="2020-09-15T20:07:00Z"/>
        </w:rPr>
      </w:pPr>
      <w:ins w:id="1359" w:author="Tristan Stark" w:date="2020-09-15T20:06:00Z">
        <w:r>
          <w:rPr>
            <w:noProof/>
          </w:rPr>
          <w:t xml:space="preserve">Enter a custom time (in minutes) in the </w:t>
        </w:r>
      </w:ins>
      <w:ins w:id="1360" w:author="Tristan Stark" w:date="2020-09-15T20:07:00Z">
        <w:r>
          <w:rPr>
            <w:noProof/>
          </w:rPr>
          <w:t>Update Custom Timer (Mins) text field and click the tick button:</w:t>
        </w:r>
      </w:ins>
    </w:p>
    <w:p w14:paraId="55FD3145" w14:textId="3292F944" w:rsidR="00B91B7B" w:rsidRDefault="00B91B7B" w:rsidP="00B91B7B">
      <w:pPr>
        <w:pStyle w:val="ListParagraph"/>
        <w:rPr>
          <w:ins w:id="1361" w:author="Tristan Stark" w:date="2020-09-15T20:08:00Z"/>
          <w:noProof/>
        </w:rPr>
      </w:pPr>
      <w:ins w:id="1362" w:author="Tristan Stark" w:date="2020-09-15T20:07:00Z">
        <w:r w:rsidRPr="00B91B7B">
          <w:rPr>
            <w:noProof/>
          </w:rPr>
          <w:lastRenderedPageBreak/>
          <w:t xml:space="preserve"> </w:t>
        </w:r>
        <w:r>
          <w:rPr>
            <w:noProof/>
          </w:rPr>
          <w:drawing>
            <wp:inline distT="0" distB="0" distL="0" distR="0" wp14:anchorId="1B7D9F23" wp14:editId="3D4EB916">
              <wp:extent cx="3648075" cy="7334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48075" cy="733425"/>
                      </a:xfrm>
                      <a:prstGeom prst="rect">
                        <a:avLst/>
                      </a:prstGeom>
                    </pic:spPr>
                  </pic:pic>
                </a:graphicData>
              </a:graphic>
            </wp:inline>
          </w:drawing>
        </w:r>
      </w:ins>
      <w:ins w:id="1363" w:author="David Taylor" w:date="2020-09-16T09:52:00Z">
        <w:r w:rsidR="000E00AA">
          <w:rPr>
            <w:noProof/>
          </w:rPr>
          <w:br/>
        </w:r>
      </w:ins>
    </w:p>
    <w:p w14:paraId="18D34FC2" w14:textId="50E6BDEF" w:rsidR="00B91B7B" w:rsidRDefault="00B91B7B" w:rsidP="00B91B7B">
      <w:pPr>
        <w:pStyle w:val="ListParagraph"/>
        <w:numPr>
          <w:ilvl w:val="0"/>
          <w:numId w:val="47"/>
        </w:numPr>
        <w:rPr>
          <w:ins w:id="1364" w:author="Tristan Stark" w:date="2020-09-15T20:08:00Z"/>
        </w:rPr>
      </w:pPr>
      <w:ins w:id="1365" w:author="Tristan Stark" w:date="2020-09-15T20:08:00Z">
        <w:r>
          <w:t xml:space="preserve">Toggle Manual Pump Control Switch to </w:t>
        </w:r>
        <w:proofErr w:type="gramStart"/>
        <w:r>
          <w:t>On</w:t>
        </w:r>
        <w:proofErr w:type="gramEnd"/>
        <w:r>
          <w:t>:</w:t>
        </w:r>
        <w:r w:rsidRPr="00B91B7B">
          <w:rPr>
            <w:noProof/>
          </w:rPr>
          <w:t xml:space="preserve"> </w:t>
        </w:r>
        <w:r>
          <w:rPr>
            <w:noProof/>
          </w:rPr>
          <w:drawing>
            <wp:inline distT="0" distB="0" distL="0" distR="0" wp14:anchorId="73241B9D" wp14:editId="4B444AA0">
              <wp:extent cx="3009900" cy="17430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09900" cy="1743075"/>
                      </a:xfrm>
                      <a:prstGeom prst="rect">
                        <a:avLst/>
                      </a:prstGeom>
                    </pic:spPr>
                  </pic:pic>
                </a:graphicData>
              </a:graphic>
            </wp:inline>
          </w:drawing>
        </w:r>
      </w:ins>
      <w:ins w:id="1366" w:author="David Taylor" w:date="2020-09-16T09:52:00Z">
        <w:r w:rsidR="000E00AA">
          <w:rPr>
            <w:noProof/>
          </w:rPr>
          <w:br/>
        </w:r>
      </w:ins>
    </w:p>
    <w:p w14:paraId="7F8014FA" w14:textId="1F8F20B7" w:rsidR="00B91B7B" w:rsidRDefault="00B91B7B" w:rsidP="00B91B7B">
      <w:pPr>
        <w:pStyle w:val="ListNumber"/>
        <w:numPr>
          <w:ilvl w:val="0"/>
          <w:numId w:val="47"/>
        </w:numPr>
        <w:rPr>
          <w:ins w:id="1367" w:author="Tristan Stark" w:date="2020-09-15T20:09:00Z"/>
        </w:rPr>
      </w:pPr>
      <w:ins w:id="1368" w:author="Tristan Stark" w:date="2020-09-15T20:09:00Z">
        <w:r>
          <w:t>Observe Pump on/Manual Mode event in Pump Controller Event Log.</w:t>
        </w:r>
      </w:ins>
      <w:ins w:id="1369" w:author="David Taylor" w:date="2020-09-16T09:52:00Z">
        <w:r w:rsidR="000E00AA">
          <w:br/>
        </w:r>
      </w:ins>
    </w:p>
    <w:p w14:paraId="14E77B25" w14:textId="33C94EDF" w:rsidR="00B91B7B" w:rsidRPr="00380111" w:rsidRDefault="00B91B7B">
      <w:pPr>
        <w:pStyle w:val="ListNumber"/>
        <w:numPr>
          <w:ilvl w:val="0"/>
          <w:numId w:val="47"/>
        </w:numPr>
        <w:rPr>
          <w:ins w:id="1370" w:author="Tristan Stark" w:date="2020-09-14T15:34:00Z"/>
        </w:rPr>
        <w:pPrChange w:id="1371" w:author="Tristan Stark" w:date="2020-09-15T20:09:00Z">
          <w:pPr>
            <w:pStyle w:val="Heading3"/>
          </w:pPr>
        </w:pPrChange>
      </w:pPr>
      <w:ins w:id="1372" w:author="Tristan Stark" w:date="2020-09-15T20:09:00Z">
        <w:r>
          <w:t>At the conclusion of the Custom Timer length, the pump will stop running, and the Manual Pump Control will switch to OFF, and be reflected in the Pump Controller Event Log.</w:t>
        </w:r>
      </w:ins>
    </w:p>
    <w:p w14:paraId="12A4DAEF" w14:textId="39DE3AD0" w:rsidR="00357FE7" w:rsidRPr="00357FE7" w:rsidDel="008E4F42" w:rsidRDefault="00357FE7">
      <w:pPr>
        <w:rPr>
          <w:del w:id="1373" w:author="Tristan Stark" w:date="2020-09-15T20:57:00Z"/>
        </w:rPr>
        <w:pPrChange w:id="1374" w:author="Tristan Stark" w:date="2020-09-14T15:34:00Z">
          <w:pPr>
            <w:pStyle w:val="ListNumber"/>
          </w:pPr>
        </w:pPrChange>
      </w:pPr>
    </w:p>
    <w:p w14:paraId="202F91E9" w14:textId="1CFD3B72" w:rsidR="002D38B1" w:rsidRPr="00324902" w:rsidDel="008E4F42" w:rsidRDefault="005B6122" w:rsidP="00CA526C">
      <w:pPr>
        <w:pStyle w:val="Note"/>
        <w:rPr>
          <w:del w:id="1375" w:author="Tristan Stark" w:date="2020-09-15T20:57:00Z"/>
        </w:rPr>
      </w:pPr>
      <w:commentRangeStart w:id="1376"/>
      <w:del w:id="1377" w:author="Tristan Stark" w:date="2020-09-15T20:57:00Z">
        <w:r w:rsidRPr="00324902" w:rsidDel="008E4F42">
          <w:rPr>
            <w:b/>
          </w:rPr>
          <w:delText>NOT</w:delText>
        </w:r>
        <w:r w:rsidR="00844E43" w:rsidRPr="00324902" w:rsidDel="008E4F42">
          <w:rPr>
            <w:b/>
          </w:rPr>
          <w:delText>ICE</w:delText>
        </w:r>
        <w:r w:rsidRPr="00324902" w:rsidDel="008E4F42">
          <w:rPr>
            <w:b/>
          </w:rPr>
          <w:delText>:</w:delText>
        </w:r>
        <w:r w:rsidRPr="00324902" w:rsidDel="008E4F42">
          <w:delText xml:space="preserve"> </w:delText>
        </w:r>
        <w:r w:rsidR="009E7089" w:rsidDel="008E4F42">
          <w:delText>Further Instructions around Manual Control are found later in this document.</w:delText>
        </w:r>
        <w:commentRangeEnd w:id="1376"/>
        <w:r w:rsidR="00357FE7" w:rsidDel="008E4F42">
          <w:rPr>
            <w:rStyle w:val="CommentReference"/>
            <w:rFonts w:eastAsia="MS Mincho" w:cs="Times New Roman"/>
            <w:lang w:val="en-US"/>
          </w:rPr>
          <w:commentReference w:id="1376"/>
        </w:r>
      </w:del>
    </w:p>
    <w:p w14:paraId="2E9DE961" w14:textId="1D831275" w:rsidR="00CA526C" w:rsidRPr="00324902" w:rsidDel="008E4F42" w:rsidRDefault="00CA526C">
      <w:pPr>
        <w:spacing w:after="0" w:line="240" w:lineRule="auto"/>
        <w:rPr>
          <w:del w:id="1378" w:author="Tristan Stark" w:date="2020-09-15T20:57:00Z"/>
          <w:rFonts w:cstheme="majorHAnsi"/>
          <w:color w:val="000000" w:themeColor="text1"/>
        </w:rPr>
      </w:pPr>
    </w:p>
    <w:p w14:paraId="65E5453C" w14:textId="77777777" w:rsidR="002D38B1" w:rsidRPr="00324902" w:rsidRDefault="002D38B1" w:rsidP="0082717C"/>
    <w:p w14:paraId="7B0EE921" w14:textId="09AD5470" w:rsidR="00475C89" w:rsidRDefault="009E7089" w:rsidP="00475C89">
      <w:pPr>
        <w:pStyle w:val="Heading2"/>
        <w:rPr>
          <w:ins w:id="1379" w:author="Tristan Stark" w:date="2020-09-15T20:11:00Z"/>
          <w:rFonts w:cstheme="majorHAnsi"/>
          <w:color w:val="000000"/>
        </w:rPr>
      </w:pPr>
      <w:del w:id="1380" w:author="Tristan Stark" w:date="2020-09-15T20:11:00Z">
        <w:r w:rsidDel="00B91B7B">
          <w:rPr>
            <w:rFonts w:cstheme="majorHAnsi"/>
            <w:color w:val="000000"/>
          </w:rPr>
          <w:delText xml:space="preserve">Set Pump To </w:delText>
        </w:r>
      </w:del>
      <w:bookmarkStart w:id="1381" w:name="_Toc51230591"/>
      <w:r>
        <w:rPr>
          <w:rFonts w:cstheme="majorHAnsi"/>
          <w:color w:val="000000"/>
        </w:rPr>
        <w:t>Automatic Mode</w:t>
      </w:r>
      <w:bookmarkEnd w:id="1381"/>
    </w:p>
    <w:p w14:paraId="0F4EF441" w14:textId="222FBEBB" w:rsidR="00B91B7B" w:rsidRDefault="00B91B7B">
      <w:pPr>
        <w:rPr>
          <w:ins w:id="1382" w:author="David Taylor" w:date="2020-09-16T09:46:00Z"/>
        </w:rPr>
      </w:pPr>
      <w:ins w:id="1383" w:author="Tristan Stark" w:date="2020-09-15T20:12:00Z">
        <w:r>
          <w:t xml:space="preserve">Automatic mode is designed to switch on automated control of the bore pump in response to water level sensor readings, and other inputs. </w:t>
        </w:r>
        <w:r w:rsidR="00C670D0">
          <w:t xml:space="preserve">This mode automates all pump operations by monitoring depth of the tank and </w:t>
        </w:r>
      </w:ins>
      <w:ins w:id="1384" w:author="Tristan Stark" w:date="2020-09-15T20:13:00Z">
        <w:r w:rsidR="00C670D0">
          <w:t>sending control messages in response to various inputs, with configurable fields updated by the user as required.</w:t>
        </w:r>
      </w:ins>
    </w:p>
    <w:p w14:paraId="1CB4C6FB" w14:textId="2CE27AB5" w:rsidR="00A75817" w:rsidRPr="00B91B7B" w:rsidRDefault="00A75817">
      <w:pPr>
        <w:rPr>
          <w:ins w:id="1385" w:author="Tristan Stark" w:date="2020-09-15T20:10:00Z"/>
          <w:rPrChange w:id="1386" w:author="Tristan Stark" w:date="2020-09-15T20:11:00Z">
            <w:rPr>
              <w:ins w:id="1387" w:author="Tristan Stark" w:date="2020-09-15T20:10:00Z"/>
              <w:rFonts w:cstheme="majorHAnsi"/>
              <w:color w:val="000000"/>
            </w:rPr>
          </w:rPrChange>
        </w:rPr>
        <w:pPrChange w:id="1388" w:author="Tristan Stark" w:date="2020-09-15T20:11:00Z">
          <w:pPr>
            <w:pStyle w:val="Heading2"/>
          </w:pPr>
        </w:pPrChange>
      </w:pPr>
      <w:ins w:id="1389" w:author="David Taylor" w:date="2020-09-16T09:46:00Z">
        <w:r>
          <w:t>Due to the limitations of sending messages to the pump controller using the LoRaWAN protocol, pump commands are not received by the pump controller until it sends the next status message. This means commands may not be acted upon until up to 10 minutes after they have been issued by the automatic control business logic.</w:t>
        </w:r>
      </w:ins>
    </w:p>
    <w:p w14:paraId="7EF61E60" w14:textId="0827044F" w:rsidR="00B91B7B" w:rsidRDefault="00B91B7B" w:rsidP="00B91B7B">
      <w:pPr>
        <w:pStyle w:val="Heading3"/>
        <w:rPr>
          <w:ins w:id="1390" w:author="Tristan Stark" w:date="2020-09-15T20:14:00Z"/>
        </w:rPr>
      </w:pPr>
      <w:bookmarkStart w:id="1391" w:name="_Toc51230592"/>
      <w:ins w:id="1392" w:author="Tristan Stark" w:date="2020-09-15T20:11:00Z">
        <w:r>
          <w:lastRenderedPageBreak/>
          <w:t xml:space="preserve">Turn </w:t>
        </w:r>
        <w:proofErr w:type="gramStart"/>
        <w:r>
          <w:t>On</w:t>
        </w:r>
        <w:proofErr w:type="gramEnd"/>
        <w:r>
          <w:t xml:space="preserve"> Pump Automation</w:t>
        </w:r>
      </w:ins>
      <w:bookmarkEnd w:id="1391"/>
    </w:p>
    <w:p w14:paraId="5BDD0A03" w14:textId="4585264B" w:rsidR="00C670D0" w:rsidDel="00261C32" w:rsidRDefault="00C670D0">
      <w:pPr>
        <w:pStyle w:val="ListParagraph"/>
        <w:numPr>
          <w:ilvl w:val="0"/>
          <w:numId w:val="48"/>
        </w:numPr>
        <w:rPr>
          <w:ins w:id="1393" w:author="Tristan Stark" w:date="2020-09-15T20:14:00Z"/>
          <w:del w:id="1394" w:author="David Taylor" w:date="2020-09-16T09:53:00Z"/>
        </w:rPr>
      </w:pPr>
      <w:ins w:id="1395" w:author="Tristan Stark" w:date="2020-09-15T20:14:00Z">
        <w:del w:id="1396" w:author="David Taylor" w:date="2020-09-16T09:53:00Z">
          <w:r w:rsidDel="00261C32">
            <w:delText>Ensure pump is not in operation (Switched OFF).</w:delText>
          </w:r>
        </w:del>
      </w:ins>
    </w:p>
    <w:p w14:paraId="2F7327E2" w14:textId="1616FA31" w:rsidR="00C670D0" w:rsidRDefault="00C670D0">
      <w:pPr>
        <w:pStyle w:val="ListParagraph"/>
        <w:numPr>
          <w:ilvl w:val="0"/>
          <w:numId w:val="48"/>
        </w:numPr>
        <w:rPr>
          <w:ins w:id="1397" w:author="Tristan Stark" w:date="2020-09-15T20:16:00Z"/>
        </w:rPr>
      </w:pPr>
      <w:ins w:id="1398" w:author="Tristan Stark" w:date="2020-09-15T20:16:00Z">
        <w:r>
          <w:t xml:space="preserve">Toggle the Automatic Control Enabled switch to ON: </w:t>
        </w:r>
        <w:r>
          <w:rPr>
            <w:noProof/>
          </w:rPr>
          <w:drawing>
            <wp:inline distT="0" distB="0" distL="0" distR="0" wp14:anchorId="58A80A96" wp14:editId="41AB11D5">
              <wp:extent cx="3952875" cy="23431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52875" cy="2343150"/>
                      </a:xfrm>
                      <a:prstGeom prst="rect">
                        <a:avLst/>
                      </a:prstGeom>
                    </pic:spPr>
                  </pic:pic>
                </a:graphicData>
              </a:graphic>
            </wp:inline>
          </w:drawing>
        </w:r>
      </w:ins>
      <w:ins w:id="1399" w:author="David Taylor" w:date="2020-09-16T09:53:00Z">
        <w:r w:rsidR="000E00AA">
          <w:br/>
        </w:r>
      </w:ins>
    </w:p>
    <w:p w14:paraId="73B85D83" w14:textId="0A88EDEA" w:rsidR="00C670D0" w:rsidRDefault="00C670D0" w:rsidP="00C670D0">
      <w:pPr>
        <w:pStyle w:val="ListParagraph"/>
        <w:numPr>
          <w:ilvl w:val="0"/>
          <w:numId w:val="48"/>
        </w:numPr>
        <w:rPr>
          <w:ins w:id="1400" w:author="Tristan Stark" w:date="2020-09-15T20:18:00Z"/>
        </w:rPr>
      </w:pPr>
      <w:ins w:id="1401" w:author="Tristan Stark" w:date="2020-09-15T20:16:00Z">
        <w:r>
          <w:t>The</w:t>
        </w:r>
      </w:ins>
      <w:ins w:id="1402" w:author="Tristan Stark" w:date="2020-09-15T20:17:00Z">
        <w:r>
          <w:t xml:space="preserve"> system is now in Automatic mode. </w:t>
        </w:r>
      </w:ins>
      <w:ins w:id="1403" w:author="Tristan Stark" w:date="2020-09-15T20:18:00Z">
        <w:r>
          <w:t>The lower and upper thresholds can be updated while the pump is in Automatic mode and changes will be picked up by the system.</w:t>
        </w:r>
        <w:del w:id="1404" w:author="David Taylor" w:date="2020-09-16T09:53:00Z">
          <w:r w:rsidDel="000E00AA">
            <w:delText xml:space="preserve"> </w:delText>
          </w:r>
        </w:del>
      </w:ins>
      <w:ins w:id="1405" w:author="David Taylor" w:date="2020-09-16T09:53:00Z">
        <w:r w:rsidR="000E00AA">
          <w:br/>
        </w:r>
      </w:ins>
    </w:p>
    <w:p w14:paraId="2A2514F2" w14:textId="654D9D15" w:rsidR="00C670D0" w:rsidRDefault="00C670D0" w:rsidP="00C670D0">
      <w:pPr>
        <w:pStyle w:val="ListParagraph"/>
        <w:numPr>
          <w:ilvl w:val="0"/>
          <w:numId w:val="48"/>
        </w:numPr>
        <w:rPr>
          <w:ins w:id="1406" w:author="Tristan Stark" w:date="2020-09-15T20:19:00Z"/>
        </w:rPr>
      </w:pPr>
      <w:ins w:id="1407" w:author="Tristan Stark" w:date="2020-09-15T20:18:00Z">
        <w:r>
          <w:t xml:space="preserve">To switch off Automatic mode, </w:t>
        </w:r>
        <w:del w:id="1408" w:author="David Taylor" w:date="2020-09-16T09:53:00Z">
          <w:r w:rsidDel="00261C32">
            <w:delText xml:space="preserve">simply </w:delText>
          </w:r>
        </w:del>
        <w:r>
          <w:t xml:space="preserve">toggle the </w:t>
        </w:r>
      </w:ins>
      <w:ins w:id="1409" w:author="Tristan Stark" w:date="2020-09-15T20:19:00Z">
        <w:r>
          <w:t>Automatic Control Enabled switch to OFF:</w:t>
        </w:r>
        <w:r w:rsidRPr="00C670D0">
          <w:rPr>
            <w:noProof/>
          </w:rPr>
          <w:t xml:space="preserve"> </w:t>
        </w:r>
        <w:r>
          <w:rPr>
            <w:noProof/>
          </w:rPr>
          <w:br/>
        </w:r>
        <w:r>
          <w:rPr>
            <w:noProof/>
          </w:rPr>
          <w:drawing>
            <wp:inline distT="0" distB="0" distL="0" distR="0" wp14:anchorId="59365DFF" wp14:editId="15C0EE15">
              <wp:extent cx="4010025" cy="24574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10025" cy="2457450"/>
                      </a:xfrm>
                      <a:prstGeom prst="rect">
                        <a:avLst/>
                      </a:prstGeom>
                    </pic:spPr>
                  </pic:pic>
                </a:graphicData>
              </a:graphic>
            </wp:inline>
          </w:drawing>
        </w:r>
      </w:ins>
      <w:ins w:id="1410" w:author="David Taylor" w:date="2020-09-16T09:53:00Z">
        <w:r w:rsidR="000E00AA">
          <w:rPr>
            <w:noProof/>
          </w:rPr>
          <w:br/>
        </w:r>
      </w:ins>
    </w:p>
    <w:p w14:paraId="2893F758" w14:textId="69AA0F22" w:rsidR="00C670D0" w:rsidRDefault="00C670D0" w:rsidP="00C670D0">
      <w:pPr>
        <w:pStyle w:val="Heading3"/>
        <w:rPr>
          <w:ins w:id="1411" w:author="Tristan Stark" w:date="2020-09-15T20:20:00Z"/>
        </w:rPr>
      </w:pPr>
      <w:bookmarkStart w:id="1412" w:name="_Toc51230593"/>
      <w:ins w:id="1413" w:author="Tristan Stark" w:date="2020-09-15T20:20:00Z">
        <w:r>
          <w:t>Notes on Automatic Operation</w:t>
        </w:r>
        <w:bookmarkEnd w:id="1412"/>
      </w:ins>
    </w:p>
    <w:p w14:paraId="3C138602" w14:textId="525D7301" w:rsidR="00C670D0" w:rsidRDefault="00C670D0" w:rsidP="00C670D0">
      <w:pPr>
        <w:rPr>
          <w:ins w:id="1414" w:author="Tristan Stark" w:date="2020-09-15T20:21:00Z"/>
        </w:rPr>
      </w:pPr>
      <w:ins w:id="1415" w:author="Tristan Stark" w:date="2020-09-15T20:20:00Z">
        <w:r>
          <w:t>The logic that is implemented in Automatic mode is as follows:</w:t>
        </w:r>
      </w:ins>
    </w:p>
    <w:p w14:paraId="6611D5D0" w14:textId="739EA58B" w:rsidR="00C670D0" w:rsidRDefault="00C670D0" w:rsidP="00C670D0">
      <w:pPr>
        <w:pStyle w:val="ListParagraph"/>
        <w:numPr>
          <w:ilvl w:val="0"/>
          <w:numId w:val="49"/>
        </w:numPr>
        <w:rPr>
          <w:ins w:id="1416" w:author="Tristan Stark" w:date="2020-09-15T20:21:00Z"/>
        </w:rPr>
      </w:pPr>
      <w:ins w:id="1417" w:author="Tristan Stark" w:date="2020-09-15T20:21:00Z">
        <w:r>
          <w:t>Tank level message comes in to system.</w:t>
        </w:r>
      </w:ins>
    </w:p>
    <w:p w14:paraId="14E40C95" w14:textId="2A6DCF55" w:rsidR="00C670D0" w:rsidRDefault="00C670D0" w:rsidP="00C670D0">
      <w:pPr>
        <w:pStyle w:val="ListParagraph"/>
        <w:numPr>
          <w:ilvl w:val="0"/>
          <w:numId w:val="49"/>
        </w:numPr>
        <w:rPr>
          <w:ins w:id="1418" w:author="Tristan Stark" w:date="2020-09-15T20:21:00Z"/>
        </w:rPr>
      </w:pPr>
      <w:ins w:id="1419" w:author="Tristan Stark" w:date="2020-09-15T20:21:00Z">
        <w:r>
          <w:t>ThingsBoard logic checks if pump is in Automatic Mode</w:t>
        </w:r>
      </w:ins>
    </w:p>
    <w:p w14:paraId="51B7AB25" w14:textId="3F303C7A" w:rsidR="00C670D0" w:rsidRDefault="00C670D0" w:rsidP="00C670D0">
      <w:pPr>
        <w:pStyle w:val="ListParagraph"/>
        <w:numPr>
          <w:ilvl w:val="0"/>
          <w:numId w:val="49"/>
        </w:numPr>
        <w:rPr>
          <w:ins w:id="1420" w:author="Tristan Stark" w:date="2020-09-15T20:22:00Z"/>
        </w:rPr>
      </w:pPr>
      <w:ins w:id="1421" w:author="Tristan Stark" w:date="2020-09-15T20:21:00Z">
        <w:r>
          <w:t>If in Automatic Mode, the logic checks if the tank level is above or below</w:t>
        </w:r>
      </w:ins>
      <w:ins w:id="1422" w:author="Tristan Stark" w:date="2020-09-15T20:22:00Z">
        <w:r>
          <w:t xml:space="preserve"> </w:t>
        </w:r>
      </w:ins>
      <w:ins w:id="1423" w:author="David Taylor" w:date="2020-09-16T09:54:00Z">
        <w:r w:rsidR="00261C32">
          <w:t xml:space="preserve">the </w:t>
        </w:r>
      </w:ins>
      <w:ins w:id="1424" w:author="Tristan Stark" w:date="2020-09-15T20:22:00Z">
        <w:r>
          <w:t>thresholds.</w:t>
        </w:r>
      </w:ins>
    </w:p>
    <w:p w14:paraId="7D9253EF" w14:textId="6A165516" w:rsidR="00C670D0" w:rsidRDefault="00C670D0" w:rsidP="00C670D0">
      <w:pPr>
        <w:pStyle w:val="ListParagraph"/>
        <w:numPr>
          <w:ilvl w:val="0"/>
          <w:numId w:val="49"/>
        </w:numPr>
        <w:rPr>
          <w:ins w:id="1425" w:author="Tristan Stark" w:date="2020-09-15T20:22:00Z"/>
        </w:rPr>
      </w:pPr>
      <w:ins w:id="1426" w:author="Tristan Stark" w:date="2020-09-15T20:22:00Z">
        <w:r>
          <w:lastRenderedPageBreak/>
          <w:t>If below the lower threshold, the pump turns on (assuming pump is not already in this state).</w:t>
        </w:r>
      </w:ins>
    </w:p>
    <w:p w14:paraId="64564CC5" w14:textId="1A225B8E" w:rsidR="00357FE7" w:rsidDel="00FC2485" w:rsidRDefault="00C670D0">
      <w:pPr>
        <w:pStyle w:val="ListParagraph"/>
        <w:numPr>
          <w:ilvl w:val="0"/>
          <w:numId w:val="49"/>
        </w:numPr>
        <w:rPr>
          <w:del w:id="1427" w:author="Tristan Stark" w:date="2020-09-15T20:13:00Z"/>
        </w:rPr>
        <w:pPrChange w:id="1428" w:author="Tristan Stark" w:date="2020-09-15T21:07:00Z">
          <w:pPr>
            <w:pStyle w:val="ListParagraph"/>
          </w:pPr>
        </w:pPrChange>
      </w:pPr>
      <w:ins w:id="1429" w:author="Tristan Stark" w:date="2020-09-15T20:22:00Z">
        <w:r>
          <w:t>If above the upper threshold, the pump turns off (assuming pump is not already in this state).</w:t>
        </w:r>
      </w:ins>
    </w:p>
    <w:p w14:paraId="36B47324" w14:textId="053E688E" w:rsidR="00F1383C" w:rsidDel="00C670D0" w:rsidRDefault="009E7089">
      <w:pPr>
        <w:pStyle w:val="ListParagraph"/>
        <w:numPr>
          <w:ilvl w:val="0"/>
          <w:numId w:val="49"/>
        </w:numPr>
        <w:rPr>
          <w:del w:id="1430" w:author="Tristan Stark" w:date="2020-09-15T20:13:00Z"/>
        </w:rPr>
        <w:pPrChange w:id="1431" w:author="Tristan Stark" w:date="2020-09-15T21:07:00Z">
          <w:pPr>
            <w:pStyle w:val="ListNumber"/>
            <w:numPr>
              <w:numId w:val="19"/>
            </w:numPr>
          </w:pPr>
        </w:pPrChange>
      </w:pPr>
      <w:del w:id="1432" w:author="Tristan Stark" w:date="2020-09-15T20:13:00Z">
        <w:r w:rsidDel="00C670D0">
          <w:delText xml:space="preserve">Toggle Automatic Pump Control </w:delText>
        </w:r>
        <w:commentRangeStart w:id="1433"/>
        <w:commentRangeStart w:id="1434"/>
        <w:r w:rsidDel="00C670D0">
          <w:delText>to</w:delText>
        </w:r>
        <w:commentRangeEnd w:id="1433"/>
        <w:r w:rsidR="00C32D5D" w:rsidDel="00C670D0">
          <w:rPr>
            <w:rStyle w:val="CommentReference"/>
          </w:rPr>
          <w:commentReference w:id="1433"/>
        </w:r>
        <w:commentRangeEnd w:id="1434"/>
        <w:r w:rsidR="00C83C4E" w:rsidDel="00C670D0">
          <w:rPr>
            <w:rStyle w:val="CommentReference"/>
          </w:rPr>
          <w:commentReference w:id="1434"/>
        </w:r>
        <w:r w:rsidDel="00C670D0">
          <w:delText xml:space="preserve"> ‘On’</w:delText>
        </w:r>
      </w:del>
    </w:p>
    <w:p w14:paraId="7A288AE7" w14:textId="6E544A24" w:rsidR="009E7089" w:rsidRPr="00324902" w:rsidDel="00C670D0" w:rsidRDefault="009E7089">
      <w:pPr>
        <w:pStyle w:val="ListParagraph"/>
        <w:numPr>
          <w:ilvl w:val="0"/>
          <w:numId w:val="49"/>
        </w:numPr>
        <w:rPr>
          <w:del w:id="1435" w:author="Tristan Stark" w:date="2020-09-15T20:13:00Z"/>
        </w:rPr>
        <w:pPrChange w:id="1436" w:author="Tristan Stark" w:date="2020-09-15T21:07:00Z">
          <w:pPr>
            <w:pStyle w:val="ListNumber"/>
            <w:numPr>
              <w:numId w:val="19"/>
            </w:numPr>
          </w:pPr>
        </w:pPrChange>
      </w:pPr>
    </w:p>
    <w:p w14:paraId="43B1ED6A" w14:textId="3B2D1725" w:rsidR="00F1383C" w:rsidRPr="00324902" w:rsidDel="00C670D0" w:rsidRDefault="00F1383C">
      <w:pPr>
        <w:pStyle w:val="ListParagraph"/>
        <w:numPr>
          <w:ilvl w:val="0"/>
          <w:numId w:val="49"/>
        </w:numPr>
        <w:rPr>
          <w:del w:id="1437" w:author="Tristan Stark" w:date="2020-09-15T20:13:00Z"/>
        </w:rPr>
        <w:pPrChange w:id="1438" w:author="Tristan Stark" w:date="2020-09-15T21:07:00Z">
          <w:pPr>
            <w:pStyle w:val="ListNumber"/>
          </w:pPr>
        </w:pPrChange>
      </w:pPr>
      <w:del w:id="1439" w:author="Tristan Stark" w:date="2020-09-15T20:13:00Z">
        <w:r w:rsidRPr="00324902" w:rsidDel="00C670D0">
          <w:delText>Complete an action.</w:delText>
        </w:r>
      </w:del>
    </w:p>
    <w:p w14:paraId="1BEDE456" w14:textId="7662D617" w:rsidR="00F1383C" w:rsidRPr="00324902" w:rsidDel="00C670D0" w:rsidRDefault="00F1383C">
      <w:pPr>
        <w:pStyle w:val="ListParagraph"/>
        <w:numPr>
          <w:ilvl w:val="0"/>
          <w:numId w:val="49"/>
        </w:numPr>
        <w:rPr>
          <w:del w:id="1440" w:author="Tristan Stark" w:date="2020-09-15T20:13:00Z"/>
        </w:rPr>
        <w:pPrChange w:id="1441" w:author="Tristan Stark" w:date="2020-09-15T21:07:00Z">
          <w:pPr>
            <w:pStyle w:val="ListNumber"/>
          </w:pPr>
        </w:pPrChange>
      </w:pPr>
      <w:del w:id="1442" w:author="Tristan Stark" w:date="2020-09-15T20:13:00Z">
        <w:r w:rsidRPr="00324902" w:rsidDel="00C670D0">
          <w:delText xml:space="preserve">Push the </w:delText>
        </w:r>
        <w:r w:rsidRPr="00952939" w:rsidDel="00C670D0">
          <w:rPr>
            <w:b/>
          </w:rPr>
          <w:delText>button</w:delText>
        </w:r>
        <w:r w:rsidRPr="00324902" w:rsidDel="00C670D0">
          <w:delText>.</w:delText>
        </w:r>
      </w:del>
    </w:p>
    <w:p w14:paraId="4A9AE4EC" w14:textId="6DFEE77A" w:rsidR="00FC2485" w:rsidRPr="00FC2485" w:rsidRDefault="00F1383C">
      <w:pPr>
        <w:pStyle w:val="ListParagraph"/>
        <w:numPr>
          <w:ilvl w:val="0"/>
          <w:numId w:val="49"/>
        </w:numPr>
        <w:rPr>
          <w:ins w:id="1443" w:author="Tristan Stark" w:date="2020-09-15T21:07:00Z"/>
          <w:rFonts w:cstheme="majorHAnsi"/>
          <w:color w:val="000000"/>
          <w:rPrChange w:id="1444" w:author="Tristan Stark" w:date="2020-09-15T21:07:00Z">
            <w:rPr>
              <w:ins w:id="1445" w:author="Tristan Stark" w:date="2020-09-15T21:07:00Z"/>
            </w:rPr>
          </w:rPrChange>
        </w:rPr>
        <w:pPrChange w:id="1446" w:author="Tristan Stark" w:date="2020-09-15T21:07:00Z">
          <w:pPr>
            <w:pStyle w:val="ListParagraph"/>
          </w:pPr>
        </w:pPrChange>
      </w:pPr>
      <w:del w:id="1447" w:author="Tristan Stark" w:date="2020-09-15T21:06:00Z">
        <w:r w:rsidRPr="00324902" w:rsidDel="00FC2485">
          <w:rPr>
            <w:rFonts w:cstheme="majorHAnsi"/>
            <w:color w:val="000000"/>
          </w:rPr>
          <w:br w:type="page"/>
        </w:r>
      </w:del>
    </w:p>
    <w:p w14:paraId="2D3ABE27" w14:textId="419DB96E" w:rsidR="00FC2485" w:rsidRDefault="00FC2485" w:rsidP="00FC2485">
      <w:pPr>
        <w:pStyle w:val="ListParagraph"/>
        <w:rPr>
          <w:ins w:id="1448" w:author="Tristan Stark" w:date="2020-09-15T21:07:00Z"/>
          <w:rFonts w:cstheme="majorHAnsi"/>
          <w:color w:val="000000"/>
        </w:rPr>
      </w:pPr>
    </w:p>
    <w:p w14:paraId="5ADF93F1" w14:textId="42424027" w:rsidR="00FC2485" w:rsidRDefault="00FC2485" w:rsidP="00FC2485">
      <w:pPr>
        <w:pStyle w:val="Heading2"/>
        <w:rPr>
          <w:ins w:id="1449" w:author="Tristan Stark" w:date="2020-09-15T21:07:00Z"/>
        </w:rPr>
      </w:pPr>
      <w:bookmarkStart w:id="1450" w:name="_Toc51230594"/>
      <w:ins w:id="1451" w:author="Tristan Stark" w:date="2020-09-15T21:07:00Z">
        <w:r>
          <w:t>Alarms</w:t>
        </w:r>
        <w:bookmarkEnd w:id="1450"/>
      </w:ins>
    </w:p>
    <w:p w14:paraId="39B9AEFC" w14:textId="304B7C74" w:rsidR="0068008B" w:rsidRDefault="0068008B" w:rsidP="00FC2485">
      <w:pPr>
        <w:rPr>
          <w:ins w:id="1452" w:author="Tristan Stark" w:date="2020-09-15T21:13:00Z"/>
        </w:rPr>
      </w:pPr>
      <w:ins w:id="1453" w:author="Tristan Stark" w:date="2020-09-15T21:11:00Z">
        <w:r>
          <w:t>Alarms are a ThingsBoard method of conveying status</w:t>
        </w:r>
      </w:ins>
      <w:ins w:id="1454" w:author="Tristan Stark" w:date="2020-09-15T21:12:00Z">
        <w:r>
          <w:t xml:space="preserve">, warnings, or errors. </w:t>
        </w:r>
      </w:ins>
      <w:ins w:id="1455" w:author="Tristan Stark" w:date="2020-09-15T21:16:00Z">
        <w:r>
          <w:t>It is more accurate to consider them indicators of status or state</w:t>
        </w:r>
      </w:ins>
      <w:ins w:id="1456" w:author="Tristan Stark" w:date="2020-09-15T21:13:00Z">
        <w:r>
          <w:t>, as shown in the alarm panel:</w:t>
        </w:r>
      </w:ins>
    </w:p>
    <w:p w14:paraId="6C9D76B1" w14:textId="4D540BF9" w:rsidR="0068008B" w:rsidRDefault="0068008B" w:rsidP="00FC2485">
      <w:pPr>
        <w:rPr>
          <w:ins w:id="1457" w:author="Tristan Stark" w:date="2020-09-15T21:11:00Z"/>
        </w:rPr>
      </w:pPr>
      <w:ins w:id="1458" w:author="Tristan Stark" w:date="2020-09-15T21:13:00Z">
        <w:r>
          <w:rPr>
            <w:noProof/>
          </w:rPr>
          <w:drawing>
            <wp:inline distT="0" distB="0" distL="0" distR="0" wp14:anchorId="2C5C2B52" wp14:editId="66F6B6CA">
              <wp:extent cx="5086350" cy="2247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86350" cy="2247900"/>
                      </a:xfrm>
                      <a:prstGeom prst="rect">
                        <a:avLst/>
                      </a:prstGeom>
                    </pic:spPr>
                  </pic:pic>
                </a:graphicData>
              </a:graphic>
            </wp:inline>
          </w:drawing>
        </w:r>
      </w:ins>
    </w:p>
    <w:p w14:paraId="17DC402E" w14:textId="62484A0D" w:rsidR="0068008B" w:rsidRDefault="00FC2485" w:rsidP="00FC2485">
      <w:pPr>
        <w:rPr>
          <w:ins w:id="1459" w:author="Tristan Stark" w:date="2020-09-15T21:17:00Z"/>
        </w:rPr>
      </w:pPr>
      <w:ins w:id="1460" w:author="Tristan Stark" w:date="2020-09-15T21:07:00Z">
        <w:r>
          <w:t>During the course of operation, some issues may arise with</w:t>
        </w:r>
      </w:ins>
      <w:ins w:id="1461" w:author="Tristan Stark" w:date="2020-09-15T21:08:00Z">
        <w:r>
          <w:t xml:space="preserve"> the</w:t>
        </w:r>
      </w:ins>
      <w:ins w:id="1462" w:author="Tristan Stark" w:date="2020-09-15T21:07:00Z">
        <w:r>
          <w:t xml:space="preserve"> pump or tank</w:t>
        </w:r>
      </w:ins>
      <w:ins w:id="1463" w:author="Tristan Stark" w:date="2020-09-15T21:08:00Z">
        <w:r>
          <w:t xml:space="preserve">, causing an alarm to be raised. These are no cause for </w:t>
        </w:r>
      </w:ins>
      <w:ins w:id="1464" w:author="Tristan Stark" w:date="2020-09-17T09:09:00Z">
        <w:r w:rsidR="001F7A35">
          <w:t>concern and</w:t>
        </w:r>
      </w:ins>
      <w:ins w:id="1465" w:author="Tristan Stark" w:date="2020-09-15T21:08:00Z">
        <w:r>
          <w:t xml:space="preserve"> </w:t>
        </w:r>
        <w:r w:rsidR="0068008B">
          <w:t>will often be resolved of their own volition</w:t>
        </w:r>
      </w:ins>
      <w:ins w:id="1466" w:author="Tristan Stark" w:date="2020-09-15T21:17:00Z">
        <w:r w:rsidR="0068008B">
          <w:t xml:space="preserve"> as signals are received and process</w:t>
        </w:r>
      </w:ins>
      <w:ins w:id="1467" w:author="Tristan Stark" w:date="2020-09-15T21:18:00Z">
        <w:r w:rsidR="0068008B">
          <w:t>ed</w:t>
        </w:r>
      </w:ins>
      <w:ins w:id="1468" w:author="Tristan Stark" w:date="2020-09-15T21:17:00Z">
        <w:r w:rsidR="0068008B">
          <w:t xml:space="preserve"> by the Pump Controller hardware. </w:t>
        </w:r>
      </w:ins>
    </w:p>
    <w:p w14:paraId="07F93EA0" w14:textId="5AFF869E" w:rsidR="0068008B" w:rsidRDefault="0068008B" w:rsidP="00FC2485">
      <w:pPr>
        <w:rPr>
          <w:ins w:id="1469" w:author="Tristan Stark" w:date="2020-09-15T21:14:00Z"/>
        </w:rPr>
      </w:pPr>
      <w:ins w:id="1470" w:author="Tristan Stark" w:date="2020-09-15T21:08:00Z">
        <w:r>
          <w:t>In the case that alarms are continually raised</w:t>
        </w:r>
      </w:ins>
      <w:ins w:id="1471" w:author="Tristan Stark" w:date="2020-09-15T21:09:00Z">
        <w:r>
          <w:t>, manual inspection and/or maintenance of the pump, pump controller, or level sensor may be required.</w:t>
        </w:r>
      </w:ins>
    </w:p>
    <w:p w14:paraId="197BE265" w14:textId="5AF23EB0" w:rsidR="0068008B" w:rsidRDefault="0068008B" w:rsidP="00FC2485">
      <w:pPr>
        <w:rPr>
          <w:ins w:id="1472" w:author="Tristan Stark" w:date="2020-09-15T21:16:00Z"/>
        </w:rPr>
      </w:pPr>
      <w:ins w:id="1473" w:author="Tristan Stark" w:date="2020-09-15T21:14:00Z">
        <w:r>
          <w:t xml:space="preserve">ThingsBoard documentation for Alarms can be found here: </w:t>
        </w:r>
        <w:r>
          <w:fldChar w:fldCharType="begin"/>
        </w:r>
        <w:r>
          <w:instrText xml:space="preserve"> HYPERLINK "</w:instrText>
        </w:r>
        <w:r w:rsidRPr="0068008B">
          <w:instrText>https://thingsboard.io/docs/user-guide/alarms/</w:instrText>
        </w:r>
        <w:r>
          <w:instrText xml:space="preserve">" </w:instrText>
        </w:r>
        <w:r>
          <w:fldChar w:fldCharType="separate"/>
        </w:r>
        <w:r w:rsidRPr="004773BF">
          <w:rPr>
            <w:rStyle w:val="Hyperlink"/>
          </w:rPr>
          <w:t>https://thingsboard.io/docs/user-guide/alarms/</w:t>
        </w:r>
        <w:r>
          <w:fldChar w:fldCharType="end"/>
        </w:r>
      </w:ins>
    </w:p>
    <w:p w14:paraId="60C37685" w14:textId="4EAF2ED5" w:rsidR="0068008B" w:rsidRPr="00FC2485" w:rsidDel="0068008B" w:rsidRDefault="0068008B">
      <w:pPr>
        <w:rPr>
          <w:del w:id="1474" w:author="Tristan Stark" w:date="2020-09-15T21:15:00Z"/>
        </w:rPr>
        <w:pPrChange w:id="1475" w:author="Tristan Stark" w:date="2020-09-15T21:07:00Z">
          <w:pPr>
            <w:spacing w:after="0" w:line="240" w:lineRule="auto"/>
          </w:pPr>
        </w:pPrChange>
      </w:pPr>
      <w:bookmarkStart w:id="1476" w:name="_Toc51142899"/>
      <w:bookmarkStart w:id="1477" w:name="_Toc51225534"/>
      <w:bookmarkStart w:id="1478" w:name="_Toc51226041"/>
      <w:bookmarkStart w:id="1479" w:name="_Toc51226355"/>
      <w:bookmarkStart w:id="1480" w:name="_Toc51228355"/>
      <w:bookmarkStart w:id="1481" w:name="_Toc51228862"/>
      <w:bookmarkStart w:id="1482" w:name="_Toc51229150"/>
      <w:bookmarkStart w:id="1483" w:name="_Toc51230307"/>
      <w:bookmarkStart w:id="1484" w:name="_Toc51230595"/>
      <w:bookmarkEnd w:id="1476"/>
      <w:bookmarkEnd w:id="1477"/>
      <w:bookmarkEnd w:id="1478"/>
      <w:bookmarkEnd w:id="1479"/>
      <w:bookmarkEnd w:id="1480"/>
      <w:bookmarkEnd w:id="1481"/>
      <w:bookmarkEnd w:id="1482"/>
      <w:bookmarkEnd w:id="1483"/>
      <w:bookmarkEnd w:id="1484"/>
    </w:p>
    <w:p w14:paraId="54C6D696" w14:textId="31A47D64" w:rsidR="00CE6550" w:rsidRPr="00974AE7" w:rsidRDefault="00F1383C" w:rsidP="00CE6550">
      <w:pPr>
        <w:pStyle w:val="Heading1"/>
        <w:rPr>
          <w:rFonts w:cstheme="majorHAnsi"/>
          <w:color w:val="000000"/>
        </w:rPr>
      </w:pPr>
      <w:del w:id="1485" w:author="Tristan Stark" w:date="2020-09-15T21:15:00Z">
        <w:r w:rsidRPr="00974AE7" w:rsidDel="0068008B">
          <w:rPr>
            <w:rFonts w:cstheme="majorHAnsi"/>
            <w:color w:val="000000"/>
          </w:rPr>
          <w:lastRenderedPageBreak/>
          <w:delText xml:space="preserve"> </w:delText>
        </w:r>
      </w:del>
      <w:del w:id="1486" w:author="David Taylor" w:date="2020-09-11T15:11:00Z">
        <w:r w:rsidR="00CE6550" w:rsidRPr="00974AE7" w:rsidDel="00974AE7">
          <w:rPr>
            <w:rFonts w:cstheme="majorHAnsi"/>
            <w:color w:val="000000"/>
          </w:rPr>
          <w:delText>[</w:delText>
        </w:r>
        <w:commentRangeStart w:id="1487"/>
        <w:r w:rsidR="00CE6550" w:rsidRPr="00974AE7" w:rsidDel="00974AE7">
          <w:rPr>
            <w:rFonts w:cstheme="majorHAnsi"/>
            <w:color w:val="000000"/>
          </w:rPr>
          <w:delText>PREPAR</w:delText>
        </w:r>
        <w:r w:rsidR="009343EA" w:rsidRPr="00974AE7" w:rsidDel="00974AE7">
          <w:rPr>
            <w:rFonts w:cstheme="majorHAnsi"/>
            <w:color w:val="000000"/>
          </w:rPr>
          <w:delText>ATION</w:delText>
        </w:r>
        <w:commentRangeEnd w:id="1487"/>
        <w:r w:rsidR="00C32D5D" w:rsidRPr="00974AE7" w:rsidDel="00974AE7">
          <w:rPr>
            <w:rStyle w:val="CommentReference"/>
            <w:rFonts w:eastAsia="MS Mincho" w:cs="Times New Roman"/>
            <w:b w:val="0"/>
            <w:bCs w:val="0"/>
            <w:color w:val="auto"/>
          </w:rPr>
          <w:commentReference w:id="1487"/>
        </w:r>
        <w:r w:rsidR="00CE6550" w:rsidRPr="00974AE7" w:rsidDel="00974AE7">
          <w:rPr>
            <w:rFonts w:cstheme="majorHAnsi"/>
            <w:color w:val="000000"/>
          </w:rPr>
          <w:delText>]</w:delText>
        </w:r>
      </w:del>
      <w:bookmarkStart w:id="1488" w:name="_Ref51230157"/>
      <w:bookmarkStart w:id="1489" w:name="_Toc51230596"/>
      <w:ins w:id="1490" w:author="David Taylor" w:date="2020-09-11T15:12:00Z">
        <w:r w:rsidR="00021BEB">
          <w:rPr>
            <w:rFonts w:cstheme="majorHAnsi"/>
            <w:color w:val="000000"/>
          </w:rPr>
          <w:t xml:space="preserve">The </w:t>
        </w:r>
      </w:ins>
      <w:ins w:id="1491" w:author="Tristan Stark" w:date="2020-09-14T11:37:00Z">
        <w:r w:rsidR="00EE0D67">
          <w:rPr>
            <w:rFonts w:cstheme="majorHAnsi"/>
            <w:color w:val="000000"/>
          </w:rPr>
          <w:t>P</w:t>
        </w:r>
      </w:ins>
      <w:ins w:id="1492" w:author="David Taylor" w:date="2020-09-11T15:21:00Z">
        <w:del w:id="1493" w:author="Tristan Stark" w:date="2020-09-14T11:37:00Z">
          <w:r w:rsidR="004A353B" w:rsidDel="00EE0D67">
            <w:rPr>
              <w:rFonts w:cstheme="majorHAnsi"/>
              <w:color w:val="000000"/>
            </w:rPr>
            <w:delText>p</w:delText>
          </w:r>
        </w:del>
      </w:ins>
      <w:ins w:id="1494" w:author="David Taylor" w:date="2020-09-11T15:12:00Z">
        <w:r w:rsidR="00021BEB">
          <w:rPr>
            <w:rFonts w:cstheme="majorHAnsi"/>
            <w:color w:val="000000"/>
          </w:rPr>
          <w:t xml:space="preserve">ump </w:t>
        </w:r>
      </w:ins>
      <w:ins w:id="1495" w:author="David Taylor" w:date="2020-09-11T15:21:00Z">
        <w:del w:id="1496" w:author="Tristan Stark" w:date="2020-09-14T11:37:00Z">
          <w:r w:rsidR="004A353B" w:rsidDel="00EE0D67">
            <w:rPr>
              <w:rFonts w:cstheme="majorHAnsi"/>
              <w:color w:val="000000"/>
            </w:rPr>
            <w:delText>c</w:delText>
          </w:r>
        </w:del>
      </w:ins>
      <w:ins w:id="1497" w:author="Tristan Stark" w:date="2020-09-14T11:37:00Z">
        <w:r w:rsidR="00EE0D67">
          <w:rPr>
            <w:rFonts w:cstheme="majorHAnsi"/>
            <w:color w:val="000000"/>
          </w:rPr>
          <w:t>C</w:t>
        </w:r>
      </w:ins>
      <w:ins w:id="1498" w:author="David Taylor" w:date="2020-09-11T15:12:00Z">
        <w:r w:rsidR="00021BEB">
          <w:rPr>
            <w:rFonts w:cstheme="majorHAnsi"/>
            <w:color w:val="000000"/>
          </w:rPr>
          <w:t>ontroller</w:t>
        </w:r>
      </w:ins>
      <w:bookmarkEnd w:id="1488"/>
      <w:bookmarkEnd w:id="1489"/>
    </w:p>
    <w:p w14:paraId="7120783F" w14:textId="6825ED43" w:rsidR="00CE6550" w:rsidRPr="005B1FD4" w:rsidDel="00021BEB" w:rsidRDefault="00CE6550">
      <w:pPr>
        <w:pStyle w:val="Heading2"/>
        <w:rPr>
          <w:del w:id="1499" w:author="David Taylor" w:date="2020-09-11T15:11:00Z"/>
          <w:rPrChange w:id="1500" w:author="David Taylor" w:date="2020-09-11T15:03:00Z">
            <w:rPr>
              <w:del w:id="1501" w:author="David Taylor" w:date="2020-09-11T15:11:00Z"/>
              <w:rFonts w:cstheme="majorHAnsi"/>
              <w:color w:val="000000"/>
            </w:rPr>
          </w:rPrChange>
        </w:rPr>
      </w:pPr>
      <w:del w:id="1502" w:author="David Taylor" w:date="2020-09-11T15:11:00Z">
        <w:r w:rsidRPr="005B1FD4" w:rsidDel="00021BEB">
          <w:rPr>
            <w:b w:val="0"/>
            <w:bCs w:val="0"/>
            <w:rPrChange w:id="1503" w:author="David Taylor" w:date="2020-09-11T15:03:00Z">
              <w:rPr>
                <w:rFonts w:cstheme="majorHAnsi"/>
                <w:b w:val="0"/>
                <w:bCs w:val="0"/>
                <w:color w:val="000000"/>
              </w:rPr>
            </w:rPrChange>
          </w:rPr>
          <w:delText xml:space="preserve">How to Transport and </w:delText>
        </w:r>
        <w:r w:rsidR="009343EA" w:rsidRPr="005B1FD4" w:rsidDel="00021BEB">
          <w:rPr>
            <w:b w:val="0"/>
            <w:bCs w:val="0"/>
            <w:rPrChange w:id="1504" w:author="David Taylor" w:date="2020-09-11T15:03:00Z">
              <w:rPr>
                <w:rFonts w:cstheme="majorHAnsi"/>
                <w:b w:val="0"/>
                <w:bCs w:val="0"/>
                <w:color w:val="000000"/>
              </w:rPr>
            </w:rPrChange>
          </w:rPr>
          <w:delText>Store</w:delText>
        </w:r>
        <w:r w:rsidRPr="005B1FD4" w:rsidDel="00021BEB">
          <w:rPr>
            <w:b w:val="0"/>
            <w:bCs w:val="0"/>
            <w:rPrChange w:id="1505" w:author="David Taylor" w:date="2020-09-11T15:03:00Z">
              <w:rPr>
                <w:rFonts w:cstheme="majorHAnsi"/>
                <w:b w:val="0"/>
                <w:bCs w:val="0"/>
                <w:color w:val="000000"/>
              </w:rPr>
            </w:rPrChange>
          </w:rPr>
          <w:delText xml:space="preserve"> the Product</w:delText>
        </w:r>
        <w:bookmarkStart w:id="1506" w:name="_Toc50733579"/>
        <w:bookmarkStart w:id="1507" w:name="_Toc50733686"/>
        <w:bookmarkStart w:id="1508" w:name="_Toc50733793"/>
        <w:bookmarkStart w:id="1509" w:name="_Toc50733884"/>
        <w:bookmarkStart w:id="1510" w:name="_Toc50733977"/>
        <w:bookmarkStart w:id="1511" w:name="_Toc50736584"/>
        <w:bookmarkStart w:id="1512" w:name="_Toc50736678"/>
        <w:bookmarkStart w:id="1513" w:name="_Toc50736781"/>
        <w:bookmarkStart w:id="1514" w:name="_Toc50736873"/>
        <w:bookmarkStart w:id="1515" w:name="_Toc50736965"/>
        <w:bookmarkStart w:id="1516" w:name="_Toc50737058"/>
        <w:bookmarkStart w:id="1517" w:name="_Toc50975906"/>
        <w:bookmarkStart w:id="1518" w:name="_Toc51093891"/>
        <w:bookmarkStart w:id="1519" w:name="_Toc51142901"/>
        <w:bookmarkStart w:id="1520" w:name="_Toc51225536"/>
        <w:bookmarkStart w:id="1521" w:name="_Toc51226043"/>
        <w:bookmarkStart w:id="1522" w:name="_Toc51226357"/>
        <w:bookmarkStart w:id="1523" w:name="_Toc51228357"/>
        <w:bookmarkStart w:id="1524" w:name="_Toc51228864"/>
        <w:bookmarkStart w:id="1525" w:name="_Toc51229152"/>
        <w:bookmarkStart w:id="1526" w:name="_Toc51230309"/>
        <w:bookmarkStart w:id="1527" w:name="_Toc51230597"/>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del>
    </w:p>
    <w:p w14:paraId="74D1DFEF" w14:textId="55DB8451" w:rsidR="007D0686" w:rsidRPr="00D008D7" w:rsidDel="00021BEB" w:rsidRDefault="007D0686">
      <w:pPr>
        <w:pStyle w:val="Heading2"/>
        <w:rPr>
          <w:del w:id="1528" w:author="David Taylor" w:date="2020-09-11T15:11:00Z"/>
        </w:rPr>
        <w:pPrChange w:id="1529" w:author="David Taylor" w:date="2020-09-11T16:11:00Z">
          <w:pPr>
            <w:pStyle w:val="Heading3"/>
          </w:pPr>
        </w:pPrChange>
      </w:pPr>
      <w:del w:id="1530" w:author="David Taylor" w:date="2020-09-11T15:11:00Z">
        <w:r w:rsidRPr="00D008D7" w:rsidDel="00021BEB">
          <w:rPr>
            <w:b w:val="0"/>
            <w:bCs w:val="0"/>
          </w:rPr>
          <w:delText>Dimensions, mass and centre of gravity</w:delText>
        </w:r>
        <w:bookmarkStart w:id="1531" w:name="_Toc50733580"/>
        <w:bookmarkStart w:id="1532" w:name="_Toc50733687"/>
        <w:bookmarkStart w:id="1533" w:name="_Toc50733794"/>
        <w:bookmarkStart w:id="1534" w:name="_Toc50733885"/>
        <w:bookmarkStart w:id="1535" w:name="_Toc50733978"/>
        <w:bookmarkStart w:id="1536" w:name="_Toc50736585"/>
        <w:bookmarkStart w:id="1537" w:name="_Toc50736679"/>
        <w:bookmarkStart w:id="1538" w:name="_Toc50736782"/>
        <w:bookmarkStart w:id="1539" w:name="_Toc50736874"/>
        <w:bookmarkStart w:id="1540" w:name="_Toc50736966"/>
        <w:bookmarkStart w:id="1541" w:name="_Toc50737059"/>
        <w:bookmarkStart w:id="1542" w:name="_Toc50975907"/>
        <w:bookmarkStart w:id="1543" w:name="_Toc51093892"/>
        <w:bookmarkStart w:id="1544" w:name="_Toc51142902"/>
        <w:bookmarkStart w:id="1545" w:name="_Toc51225537"/>
        <w:bookmarkStart w:id="1546" w:name="_Toc51226044"/>
        <w:bookmarkStart w:id="1547" w:name="_Toc51226358"/>
        <w:bookmarkStart w:id="1548" w:name="_Toc51228358"/>
        <w:bookmarkStart w:id="1549" w:name="_Toc51228865"/>
        <w:bookmarkStart w:id="1550" w:name="_Toc51229153"/>
        <w:bookmarkStart w:id="1551" w:name="_Toc51230310"/>
        <w:bookmarkStart w:id="1552" w:name="_Toc51230598"/>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del>
    </w:p>
    <w:p w14:paraId="404067D2" w14:textId="23C4C2FB" w:rsidR="002B4528" w:rsidRPr="00D008D7" w:rsidDel="00021BEB" w:rsidRDefault="002B4528">
      <w:pPr>
        <w:pStyle w:val="Heading2"/>
        <w:rPr>
          <w:del w:id="1553" w:author="David Taylor" w:date="2020-09-11T15:11:00Z"/>
        </w:rPr>
        <w:pPrChange w:id="1554" w:author="David Taylor" w:date="2020-09-11T16:11:00Z">
          <w:pPr/>
        </w:pPrChange>
      </w:pPr>
      <w:del w:id="1555" w:author="David Taylor" w:date="2020-09-11T15:11:00Z">
        <w:r w:rsidRPr="00D008D7" w:rsidDel="00021BEB">
          <w:delText>Lorem ipsum dolor sit amet, consectetur adipiscing elit. Etiam at porta est, et lobortis sem. Duis imperdiet in nisl sed luctus.</w:delText>
        </w:r>
        <w:bookmarkStart w:id="1556" w:name="_Toc50733581"/>
        <w:bookmarkStart w:id="1557" w:name="_Toc50733688"/>
        <w:bookmarkStart w:id="1558" w:name="_Toc50733795"/>
        <w:bookmarkStart w:id="1559" w:name="_Toc50733886"/>
        <w:bookmarkStart w:id="1560" w:name="_Toc50733979"/>
        <w:bookmarkStart w:id="1561" w:name="_Toc50736586"/>
        <w:bookmarkStart w:id="1562" w:name="_Toc50736680"/>
        <w:bookmarkStart w:id="1563" w:name="_Toc50736783"/>
        <w:bookmarkStart w:id="1564" w:name="_Toc50736875"/>
        <w:bookmarkStart w:id="1565" w:name="_Toc50736967"/>
        <w:bookmarkStart w:id="1566" w:name="_Toc50737060"/>
        <w:bookmarkStart w:id="1567" w:name="_Toc50975908"/>
        <w:bookmarkStart w:id="1568" w:name="_Toc51093893"/>
        <w:bookmarkStart w:id="1569" w:name="_Toc51142903"/>
        <w:bookmarkStart w:id="1570" w:name="_Toc51225538"/>
        <w:bookmarkStart w:id="1571" w:name="_Toc51226045"/>
        <w:bookmarkStart w:id="1572" w:name="_Toc51226359"/>
        <w:bookmarkStart w:id="1573" w:name="_Toc51228359"/>
        <w:bookmarkStart w:id="1574" w:name="_Toc51228866"/>
        <w:bookmarkStart w:id="1575" w:name="_Toc51229154"/>
        <w:bookmarkStart w:id="1576" w:name="_Toc51230311"/>
        <w:bookmarkStart w:id="1577" w:name="_Toc51230599"/>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del>
    </w:p>
    <w:p w14:paraId="344AC59A" w14:textId="7AC7C290" w:rsidR="002B4528" w:rsidRPr="00D008D7" w:rsidDel="00021BEB" w:rsidRDefault="002B4528">
      <w:pPr>
        <w:pStyle w:val="Heading2"/>
        <w:rPr>
          <w:del w:id="1578" w:author="David Taylor" w:date="2020-09-11T15:11:00Z"/>
        </w:rPr>
        <w:pPrChange w:id="1579" w:author="David Taylor" w:date="2020-09-11T16:11:00Z">
          <w:pPr/>
        </w:pPrChange>
      </w:pPr>
      <w:del w:id="1580" w:author="David Taylor" w:date="2020-09-11T15:11:00Z">
        <w:r w:rsidRPr="00D008D7" w:rsidDel="00021BEB">
          <w:rPr>
            <w:noProof/>
            <w:lang w:val="nl-NL" w:eastAsia="nl-NL"/>
          </w:rPr>
          <mc:AlternateContent>
            <mc:Choice Requires="wps">
              <w:drawing>
                <wp:inline distT="0" distB="0" distL="0" distR="0" wp14:anchorId="6D6B5845" wp14:editId="4A26465A">
                  <wp:extent cx="3324225" cy="1885950"/>
                  <wp:effectExtent l="57150" t="38100" r="85725" b="95250"/>
                  <wp:docPr id="3" name="Rectangle 3"/>
                  <wp:cNvGraphicFramePr/>
                  <a:graphic xmlns:a="http://schemas.openxmlformats.org/drawingml/2006/main">
                    <a:graphicData uri="http://schemas.microsoft.com/office/word/2010/wordprocessingShape">
                      <wps:wsp>
                        <wps:cNvSpPr/>
                        <wps:spPr>
                          <a:xfrm>
                            <a:off x="0" y="0"/>
                            <a:ext cx="3324225" cy="1885950"/>
                          </a:xfrm>
                          <a:prstGeom prst="rect">
                            <a:avLst/>
                          </a:prstGeom>
                          <a:noFill/>
                          <a:ln>
                            <a:solidFill>
                              <a:srgbClr val="00B0F0"/>
                            </a:solidFill>
                          </a:ln>
                        </wps:spPr>
                        <wps:style>
                          <a:lnRef idx="1">
                            <a:schemeClr val="accent6"/>
                          </a:lnRef>
                          <a:fillRef idx="2">
                            <a:schemeClr val="accent6"/>
                          </a:fillRef>
                          <a:effectRef idx="1">
                            <a:schemeClr val="accent6"/>
                          </a:effectRef>
                          <a:fontRef idx="minor">
                            <a:schemeClr val="dk1"/>
                          </a:fontRef>
                        </wps:style>
                        <wps:txbx>
                          <w:txbxContent>
                            <w:p w14:paraId="338B82C2" w14:textId="77777777" w:rsidR="00820D23" w:rsidRPr="00DC7195" w:rsidRDefault="00820D23" w:rsidP="002B4528">
                              <w:pPr>
                                <w:jc w:val="center"/>
                                <w:rPr>
                                  <w:lang w:val="nl-NL"/>
                                </w:rPr>
                              </w:pPr>
                              <w:r>
                                <w:rPr>
                                  <w:lang w:val="nl-NL"/>
                                </w:rPr>
                                <w:t>ILLUSTRATION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D6B5845" id="Rectangle 3" o:spid="_x0000_s1026" style="width:261.75pt;height:14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" filled="f" strokecolor="#00b0f0">
                  <v:shadow on="t" color="black" opacity="24903f" origin=",.5" offset="0,.55556mm"/>
                  <v:textbox>
                    <w:txbxContent>
                      <w:p w14:paraId="338B82C2" w14:textId="77777777" w:rsidR="00820D23" w:rsidRPr="00DC7195" w:rsidRDefault="00820D23" w:rsidP="002B4528">
                        <w:pPr>
                          <w:jc w:val="center"/>
                          <w:rPr>
                            <w:lang w:val="nl-NL"/>
                          </w:rPr>
                        </w:pPr>
                        <w:r>
                          <w:rPr>
                            <w:lang w:val="nl-NL"/>
                          </w:rPr>
                          <w:t>ILLUSTRATION</w:t>
                        </w:r>
                      </w:p>
                    </w:txbxContent>
                  </v:textbox>
                  <w10:anchorlock/>
                </v:rect>
              </w:pict>
            </mc:Fallback>
          </mc:AlternateContent>
        </w:r>
        <w:bookmarkStart w:id="1581" w:name="_Toc50733582"/>
        <w:bookmarkStart w:id="1582" w:name="_Toc50733689"/>
        <w:bookmarkStart w:id="1583" w:name="_Toc50733796"/>
        <w:bookmarkStart w:id="1584" w:name="_Toc50733887"/>
        <w:bookmarkStart w:id="1585" w:name="_Toc50733980"/>
        <w:bookmarkStart w:id="1586" w:name="_Toc50736587"/>
        <w:bookmarkStart w:id="1587" w:name="_Toc50736681"/>
        <w:bookmarkStart w:id="1588" w:name="_Toc50736784"/>
        <w:bookmarkStart w:id="1589" w:name="_Toc50736876"/>
        <w:bookmarkStart w:id="1590" w:name="_Toc50736968"/>
        <w:bookmarkStart w:id="1591" w:name="_Toc50737061"/>
        <w:bookmarkStart w:id="1592" w:name="_Toc50975909"/>
        <w:bookmarkStart w:id="1593" w:name="_Toc51093894"/>
        <w:bookmarkStart w:id="1594" w:name="_Toc51142904"/>
        <w:bookmarkStart w:id="1595" w:name="_Toc51225539"/>
        <w:bookmarkStart w:id="1596" w:name="_Toc51226046"/>
        <w:bookmarkStart w:id="1597" w:name="_Toc51226360"/>
        <w:bookmarkStart w:id="1598" w:name="_Toc51228360"/>
        <w:bookmarkStart w:id="1599" w:name="_Toc51228867"/>
        <w:bookmarkStart w:id="1600" w:name="_Toc51229155"/>
        <w:bookmarkStart w:id="1601" w:name="_Toc51230312"/>
        <w:bookmarkStart w:id="1602" w:name="_Toc5123060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del>
    </w:p>
    <w:p w14:paraId="421BF1AD" w14:textId="668F18F5" w:rsidR="007D0686" w:rsidRPr="00D008D7" w:rsidDel="00021BEB" w:rsidRDefault="007D0686">
      <w:pPr>
        <w:pStyle w:val="Heading2"/>
        <w:rPr>
          <w:del w:id="1603" w:author="David Taylor" w:date="2020-09-11T15:11:00Z"/>
        </w:rPr>
        <w:pPrChange w:id="1604" w:author="David Taylor" w:date="2020-09-11T16:11:00Z">
          <w:pPr>
            <w:pStyle w:val="Heading3"/>
          </w:pPr>
        </w:pPrChange>
      </w:pPr>
      <w:del w:id="1605" w:author="David Taylor" w:date="2020-09-11T15:11:00Z">
        <w:r w:rsidRPr="00D008D7" w:rsidDel="00021BEB">
          <w:rPr>
            <w:b w:val="0"/>
            <w:bCs w:val="0"/>
          </w:rPr>
          <w:delText>Lifting, handing and transporting the product</w:delText>
        </w:r>
        <w:bookmarkStart w:id="1606" w:name="_Toc50733583"/>
        <w:bookmarkStart w:id="1607" w:name="_Toc50733690"/>
        <w:bookmarkStart w:id="1608" w:name="_Toc50733797"/>
        <w:bookmarkStart w:id="1609" w:name="_Toc50733888"/>
        <w:bookmarkStart w:id="1610" w:name="_Toc50733981"/>
        <w:bookmarkStart w:id="1611" w:name="_Toc50736588"/>
        <w:bookmarkStart w:id="1612" w:name="_Toc50736682"/>
        <w:bookmarkStart w:id="1613" w:name="_Toc50736785"/>
        <w:bookmarkStart w:id="1614" w:name="_Toc50736877"/>
        <w:bookmarkStart w:id="1615" w:name="_Toc50736969"/>
        <w:bookmarkStart w:id="1616" w:name="_Toc50737062"/>
        <w:bookmarkStart w:id="1617" w:name="_Toc50975910"/>
        <w:bookmarkStart w:id="1618" w:name="_Toc51093895"/>
        <w:bookmarkStart w:id="1619" w:name="_Toc51142905"/>
        <w:bookmarkStart w:id="1620" w:name="_Toc51225540"/>
        <w:bookmarkStart w:id="1621" w:name="_Toc51226047"/>
        <w:bookmarkStart w:id="1622" w:name="_Toc51226361"/>
        <w:bookmarkStart w:id="1623" w:name="_Toc51228361"/>
        <w:bookmarkStart w:id="1624" w:name="_Toc51228868"/>
        <w:bookmarkStart w:id="1625" w:name="_Toc51229156"/>
        <w:bookmarkStart w:id="1626" w:name="_Toc51230313"/>
        <w:bookmarkStart w:id="1627" w:name="_Toc51230601"/>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del>
    </w:p>
    <w:p w14:paraId="5A0B8D4F" w14:textId="1B956B24" w:rsidR="00F17A73" w:rsidRPr="00D008D7" w:rsidDel="00021BEB" w:rsidRDefault="00F17A73">
      <w:pPr>
        <w:pStyle w:val="Heading2"/>
        <w:rPr>
          <w:del w:id="1628" w:author="David Taylor" w:date="2020-09-11T15:11:00Z"/>
        </w:rPr>
        <w:pPrChange w:id="1629" w:author="David Taylor" w:date="2020-09-11T16:11:00Z">
          <w:pPr/>
        </w:pPrChange>
      </w:pPr>
      <w:del w:id="1630" w:author="David Taylor" w:date="2020-09-11T15:11:00Z">
        <w:r w:rsidRPr="00D008D7" w:rsidDel="00021BEB">
          <w:delText>Lorem ipsum dolor sit amet, consectetur adipiscing elit. Etiam at porta est, et lobortis sem. Duis imperdiet in nisl sed luctus.</w:delText>
        </w:r>
        <w:bookmarkStart w:id="1631" w:name="_Toc50733584"/>
        <w:bookmarkStart w:id="1632" w:name="_Toc50733691"/>
        <w:bookmarkStart w:id="1633" w:name="_Toc50733798"/>
        <w:bookmarkStart w:id="1634" w:name="_Toc50733889"/>
        <w:bookmarkStart w:id="1635" w:name="_Toc50733982"/>
        <w:bookmarkStart w:id="1636" w:name="_Toc50736589"/>
        <w:bookmarkStart w:id="1637" w:name="_Toc50736683"/>
        <w:bookmarkStart w:id="1638" w:name="_Toc50736786"/>
        <w:bookmarkStart w:id="1639" w:name="_Toc50736878"/>
        <w:bookmarkStart w:id="1640" w:name="_Toc50736970"/>
        <w:bookmarkStart w:id="1641" w:name="_Toc50737063"/>
        <w:bookmarkStart w:id="1642" w:name="_Toc50975911"/>
        <w:bookmarkStart w:id="1643" w:name="_Toc51093896"/>
        <w:bookmarkStart w:id="1644" w:name="_Toc51142906"/>
        <w:bookmarkStart w:id="1645" w:name="_Toc51225541"/>
        <w:bookmarkStart w:id="1646" w:name="_Toc51226048"/>
        <w:bookmarkStart w:id="1647" w:name="_Toc51226362"/>
        <w:bookmarkStart w:id="1648" w:name="_Toc51228362"/>
        <w:bookmarkStart w:id="1649" w:name="_Toc51228869"/>
        <w:bookmarkStart w:id="1650" w:name="_Toc51229157"/>
        <w:bookmarkStart w:id="1651" w:name="_Toc51230314"/>
        <w:bookmarkStart w:id="1652" w:name="_Toc51230602"/>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del>
    </w:p>
    <w:p w14:paraId="0CA30AF1" w14:textId="6F919D5D" w:rsidR="00F17A73" w:rsidRPr="005B1FD4" w:rsidDel="00021BEB" w:rsidRDefault="00F17A73">
      <w:pPr>
        <w:pStyle w:val="Heading2"/>
        <w:rPr>
          <w:del w:id="1653" w:author="David Taylor" w:date="2020-09-11T15:11:00Z"/>
          <w:b w:val="0"/>
          <w:rPrChange w:id="1654" w:author="David Taylor" w:date="2020-09-11T15:03:00Z">
            <w:rPr>
              <w:del w:id="1655" w:author="David Taylor" w:date="2020-09-11T15:11:00Z"/>
              <w:rFonts w:cstheme="majorHAnsi"/>
              <w:b/>
            </w:rPr>
          </w:rPrChange>
        </w:rPr>
        <w:pPrChange w:id="1656" w:author="David Taylor" w:date="2020-09-11T16:11:00Z">
          <w:pPr/>
        </w:pPrChange>
      </w:pPr>
      <w:del w:id="1657" w:author="David Taylor" w:date="2020-09-11T15:11:00Z">
        <w:r w:rsidRPr="005B1FD4" w:rsidDel="00021BEB">
          <w:rPr>
            <w:b w:val="0"/>
            <w:rPrChange w:id="1658" w:author="David Taylor" w:date="2020-09-11T15:03:00Z">
              <w:rPr>
                <w:rFonts w:cstheme="majorHAnsi"/>
                <w:b/>
              </w:rPr>
            </w:rPrChange>
          </w:rPr>
          <w:delText>To lift the product safely:</w:delText>
        </w:r>
        <w:bookmarkStart w:id="1659" w:name="_Toc50733585"/>
        <w:bookmarkStart w:id="1660" w:name="_Toc50733692"/>
        <w:bookmarkStart w:id="1661" w:name="_Toc50733799"/>
        <w:bookmarkStart w:id="1662" w:name="_Toc50733890"/>
        <w:bookmarkStart w:id="1663" w:name="_Toc50733983"/>
        <w:bookmarkStart w:id="1664" w:name="_Toc50736590"/>
        <w:bookmarkStart w:id="1665" w:name="_Toc50736684"/>
        <w:bookmarkStart w:id="1666" w:name="_Toc50736787"/>
        <w:bookmarkStart w:id="1667" w:name="_Toc50736879"/>
        <w:bookmarkStart w:id="1668" w:name="_Toc50736971"/>
        <w:bookmarkStart w:id="1669" w:name="_Toc50737064"/>
        <w:bookmarkStart w:id="1670" w:name="_Toc50975912"/>
        <w:bookmarkStart w:id="1671" w:name="_Toc51093897"/>
        <w:bookmarkStart w:id="1672" w:name="_Toc51142907"/>
        <w:bookmarkStart w:id="1673" w:name="_Toc51225542"/>
        <w:bookmarkStart w:id="1674" w:name="_Toc51226049"/>
        <w:bookmarkStart w:id="1675" w:name="_Toc51226363"/>
        <w:bookmarkStart w:id="1676" w:name="_Toc51228363"/>
        <w:bookmarkStart w:id="1677" w:name="_Toc51228870"/>
        <w:bookmarkStart w:id="1678" w:name="_Toc51229158"/>
        <w:bookmarkStart w:id="1679" w:name="_Toc51230315"/>
        <w:bookmarkStart w:id="1680" w:name="_Toc51230603"/>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del>
    </w:p>
    <w:p w14:paraId="65E7865B" w14:textId="308D756A" w:rsidR="00F17A73" w:rsidRPr="00D008D7" w:rsidDel="00021BEB" w:rsidRDefault="00F17A73">
      <w:pPr>
        <w:pStyle w:val="Heading2"/>
        <w:rPr>
          <w:del w:id="1681" w:author="David Taylor" w:date="2020-09-11T15:11:00Z"/>
        </w:rPr>
        <w:pPrChange w:id="1682" w:author="David Taylor" w:date="2020-09-11T16:11:00Z">
          <w:pPr>
            <w:pStyle w:val="ListNumber"/>
            <w:numPr>
              <w:numId w:val="20"/>
            </w:numPr>
          </w:pPr>
        </w:pPrChange>
      </w:pPr>
      <w:del w:id="1683" w:author="David Taylor" w:date="2020-09-11T15:11:00Z">
        <w:r w:rsidRPr="00D008D7" w:rsidDel="00021BEB">
          <w:delText>Do this.</w:delText>
        </w:r>
        <w:bookmarkStart w:id="1684" w:name="_Toc50733586"/>
        <w:bookmarkStart w:id="1685" w:name="_Toc50733693"/>
        <w:bookmarkStart w:id="1686" w:name="_Toc50733800"/>
        <w:bookmarkStart w:id="1687" w:name="_Toc50733891"/>
        <w:bookmarkStart w:id="1688" w:name="_Toc50733984"/>
        <w:bookmarkStart w:id="1689" w:name="_Toc50736591"/>
        <w:bookmarkStart w:id="1690" w:name="_Toc50736685"/>
        <w:bookmarkStart w:id="1691" w:name="_Toc50736788"/>
        <w:bookmarkStart w:id="1692" w:name="_Toc50736880"/>
        <w:bookmarkStart w:id="1693" w:name="_Toc50736972"/>
        <w:bookmarkStart w:id="1694" w:name="_Toc50737065"/>
        <w:bookmarkStart w:id="1695" w:name="_Toc50975913"/>
        <w:bookmarkStart w:id="1696" w:name="_Toc51093898"/>
        <w:bookmarkStart w:id="1697" w:name="_Toc51142908"/>
        <w:bookmarkStart w:id="1698" w:name="_Toc51225543"/>
        <w:bookmarkStart w:id="1699" w:name="_Toc51226050"/>
        <w:bookmarkStart w:id="1700" w:name="_Toc51226364"/>
        <w:bookmarkStart w:id="1701" w:name="_Toc51228364"/>
        <w:bookmarkStart w:id="1702" w:name="_Toc51228871"/>
        <w:bookmarkStart w:id="1703" w:name="_Toc51229159"/>
        <w:bookmarkStart w:id="1704" w:name="_Toc51230316"/>
        <w:bookmarkStart w:id="1705" w:name="_Toc51230604"/>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del>
    </w:p>
    <w:p w14:paraId="7E1A43D8" w14:textId="107181B1" w:rsidR="00F17A73" w:rsidRPr="00D008D7" w:rsidDel="00021BEB" w:rsidRDefault="00F17A73">
      <w:pPr>
        <w:pStyle w:val="Heading2"/>
        <w:rPr>
          <w:del w:id="1706" w:author="David Taylor" w:date="2020-09-11T15:11:00Z"/>
        </w:rPr>
        <w:pPrChange w:id="1707" w:author="David Taylor" w:date="2020-09-11T16:11:00Z">
          <w:pPr>
            <w:pStyle w:val="ListNumber"/>
          </w:pPr>
        </w:pPrChange>
      </w:pPr>
      <w:del w:id="1708" w:author="David Taylor" w:date="2020-09-11T15:11:00Z">
        <w:r w:rsidRPr="00D008D7" w:rsidDel="00021BEB">
          <w:delText>Complete an action.</w:delText>
        </w:r>
        <w:bookmarkStart w:id="1709" w:name="_Toc50733587"/>
        <w:bookmarkStart w:id="1710" w:name="_Toc50733694"/>
        <w:bookmarkStart w:id="1711" w:name="_Toc50733801"/>
        <w:bookmarkStart w:id="1712" w:name="_Toc50733892"/>
        <w:bookmarkStart w:id="1713" w:name="_Toc50733985"/>
        <w:bookmarkStart w:id="1714" w:name="_Toc50736592"/>
        <w:bookmarkStart w:id="1715" w:name="_Toc50736686"/>
        <w:bookmarkStart w:id="1716" w:name="_Toc50736789"/>
        <w:bookmarkStart w:id="1717" w:name="_Toc50736881"/>
        <w:bookmarkStart w:id="1718" w:name="_Toc50736973"/>
        <w:bookmarkStart w:id="1719" w:name="_Toc50737066"/>
        <w:bookmarkStart w:id="1720" w:name="_Toc50975914"/>
        <w:bookmarkStart w:id="1721" w:name="_Toc51093899"/>
        <w:bookmarkStart w:id="1722" w:name="_Toc51142909"/>
        <w:bookmarkStart w:id="1723" w:name="_Toc51225544"/>
        <w:bookmarkStart w:id="1724" w:name="_Toc51226051"/>
        <w:bookmarkStart w:id="1725" w:name="_Toc51226365"/>
        <w:bookmarkStart w:id="1726" w:name="_Toc51228365"/>
        <w:bookmarkStart w:id="1727" w:name="_Toc51228872"/>
        <w:bookmarkStart w:id="1728" w:name="_Toc51229160"/>
        <w:bookmarkStart w:id="1729" w:name="_Toc51230317"/>
        <w:bookmarkStart w:id="1730" w:name="_Toc51230605"/>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del>
    </w:p>
    <w:p w14:paraId="50A9C029" w14:textId="29214557" w:rsidR="00F17A73" w:rsidRPr="00D008D7" w:rsidDel="00021BEB" w:rsidRDefault="00F17A73">
      <w:pPr>
        <w:pStyle w:val="Heading2"/>
        <w:rPr>
          <w:del w:id="1731" w:author="David Taylor" w:date="2020-09-11T15:11:00Z"/>
        </w:rPr>
        <w:pPrChange w:id="1732" w:author="David Taylor" w:date="2020-09-11T16:11:00Z">
          <w:pPr>
            <w:pStyle w:val="ListNumber"/>
          </w:pPr>
        </w:pPrChange>
      </w:pPr>
      <w:del w:id="1733" w:author="David Taylor" w:date="2020-09-11T15:11:00Z">
        <w:r w:rsidRPr="00D008D7" w:rsidDel="00021BEB">
          <w:delText xml:space="preserve">Push the </w:delText>
        </w:r>
        <w:r w:rsidRPr="005B1FD4" w:rsidDel="00021BEB">
          <w:rPr>
            <w:b w:val="0"/>
            <w:rPrChange w:id="1734" w:author="David Taylor" w:date="2020-09-11T15:03:00Z">
              <w:rPr>
                <w:b/>
              </w:rPr>
            </w:rPrChange>
          </w:rPr>
          <w:delText>button</w:delText>
        </w:r>
        <w:r w:rsidRPr="00D008D7" w:rsidDel="00021BEB">
          <w:delText>.</w:delText>
        </w:r>
        <w:bookmarkStart w:id="1735" w:name="_Toc50733588"/>
        <w:bookmarkStart w:id="1736" w:name="_Toc50733695"/>
        <w:bookmarkStart w:id="1737" w:name="_Toc50733802"/>
        <w:bookmarkStart w:id="1738" w:name="_Toc50733893"/>
        <w:bookmarkStart w:id="1739" w:name="_Toc50733986"/>
        <w:bookmarkStart w:id="1740" w:name="_Toc50736593"/>
        <w:bookmarkStart w:id="1741" w:name="_Toc50736687"/>
        <w:bookmarkStart w:id="1742" w:name="_Toc50736790"/>
        <w:bookmarkStart w:id="1743" w:name="_Toc50736882"/>
        <w:bookmarkStart w:id="1744" w:name="_Toc50736974"/>
        <w:bookmarkStart w:id="1745" w:name="_Toc50737067"/>
        <w:bookmarkStart w:id="1746" w:name="_Toc50975915"/>
        <w:bookmarkStart w:id="1747" w:name="_Toc51093900"/>
        <w:bookmarkStart w:id="1748" w:name="_Toc51142910"/>
        <w:bookmarkStart w:id="1749" w:name="_Toc51225545"/>
        <w:bookmarkStart w:id="1750" w:name="_Toc51226052"/>
        <w:bookmarkStart w:id="1751" w:name="_Toc51226366"/>
        <w:bookmarkStart w:id="1752" w:name="_Toc51228366"/>
        <w:bookmarkStart w:id="1753" w:name="_Toc51228873"/>
        <w:bookmarkStart w:id="1754" w:name="_Toc51229161"/>
        <w:bookmarkStart w:id="1755" w:name="_Toc51230318"/>
        <w:bookmarkStart w:id="1756" w:name="_Toc51230606"/>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del>
    </w:p>
    <w:p w14:paraId="5B914FD8" w14:textId="35547CD9" w:rsidR="00F17A73" w:rsidRPr="005B1FD4" w:rsidDel="00021BEB" w:rsidRDefault="00F17A73">
      <w:pPr>
        <w:pStyle w:val="Heading2"/>
        <w:rPr>
          <w:del w:id="1757" w:author="David Taylor" w:date="2020-09-11T15:11:00Z"/>
          <w:b w:val="0"/>
          <w:rPrChange w:id="1758" w:author="David Taylor" w:date="2020-09-11T15:03:00Z">
            <w:rPr>
              <w:del w:id="1759" w:author="David Taylor" w:date="2020-09-11T15:11:00Z"/>
              <w:rFonts w:cstheme="majorHAnsi"/>
              <w:b/>
            </w:rPr>
          </w:rPrChange>
        </w:rPr>
        <w:pPrChange w:id="1760" w:author="David Taylor" w:date="2020-09-11T16:11:00Z">
          <w:pPr/>
        </w:pPrChange>
      </w:pPr>
      <w:del w:id="1761" w:author="David Taylor" w:date="2020-09-11T15:11:00Z">
        <w:r w:rsidRPr="005B1FD4" w:rsidDel="00021BEB">
          <w:rPr>
            <w:b w:val="0"/>
            <w:rPrChange w:id="1762" w:author="David Taylor" w:date="2020-09-11T15:03:00Z">
              <w:rPr>
                <w:rFonts w:cstheme="majorHAnsi"/>
                <w:b/>
              </w:rPr>
            </w:rPrChange>
          </w:rPr>
          <w:br/>
          <w:delText>To handle the product safely:</w:delText>
        </w:r>
        <w:bookmarkStart w:id="1763" w:name="_Toc50733589"/>
        <w:bookmarkStart w:id="1764" w:name="_Toc50733696"/>
        <w:bookmarkStart w:id="1765" w:name="_Toc50733803"/>
        <w:bookmarkStart w:id="1766" w:name="_Toc50733894"/>
        <w:bookmarkStart w:id="1767" w:name="_Toc50733987"/>
        <w:bookmarkStart w:id="1768" w:name="_Toc50736594"/>
        <w:bookmarkStart w:id="1769" w:name="_Toc50736688"/>
        <w:bookmarkStart w:id="1770" w:name="_Toc50736791"/>
        <w:bookmarkStart w:id="1771" w:name="_Toc50736883"/>
        <w:bookmarkStart w:id="1772" w:name="_Toc50736975"/>
        <w:bookmarkStart w:id="1773" w:name="_Toc50737068"/>
        <w:bookmarkStart w:id="1774" w:name="_Toc50975916"/>
        <w:bookmarkStart w:id="1775" w:name="_Toc51093901"/>
        <w:bookmarkStart w:id="1776" w:name="_Toc51142911"/>
        <w:bookmarkStart w:id="1777" w:name="_Toc51225546"/>
        <w:bookmarkStart w:id="1778" w:name="_Toc51226053"/>
        <w:bookmarkStart w:id="1779" w:name="_Toc51226367"/>
        <w:bookmarkStart w:id="1780" w:name="_Toc51228367"/>
        <w:bookmarkStart w:id="1781" w:name="_Toc51228874"/>
        <w:bookmarkStart w:id="1782" w:name="_Toc51229162"/>
        <w:bookmarkStart w:id="1783" w:name="_Toc51230319"/>
        <w:bookmarkStart w:id="1784" w:name="_Toc51230607"/>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del>
    </w:p>
    <w:p w14:paraId="70B10993" w14:textId="7712D5B3" w:rsidR="00F17A73" w:rsidRPr="00D008D7" w:rsidDel="00021BEB" w:rsidRDefault="00F17A73">
      <w:pPr>
        <w:pStyle w:val="Heading2"/>
        <w:rPr>
          <w:del w:id="1785" w:author="David Taylor" w:date="2020-09-11T15:11:00Z"/>
        </w:rPr>
        <w:pPrChange w:id="1786" w:author="David Taylor" w:date="2020-09-11T16:11:00Z">
          <w:pPr>
            <w:pStyle w:val="ListNumber"/>
            <w:numPr>
              <w:numId w:val="21"/>
            </w:numPr>
          </w:pPr>
        </w:pPrChange>
      </w:pPr>
      <w:del w:id="1787" w:author="David Taylor" w:date="2020-09-11T15:11:00Z">
        <w:r w:rsidRPr="00D008D7" w:rsidDel="00021BEB">
          <w:delText>Do this.</w:delText>
        </w:r>
        <w:bookmarkStart w:id="1788" w:name="_Toc50733590"/>
        <w:bookmarkStart w:id="1789" w:name="_Toc50733697"/>
        <w:bookmarkStart w:id="1790" w:name="_Toc50733804"/>
        <w:bookmarkStart w:id="1791" w:name="_Toc50733895"/>
        <w:bookmarkStart w:id="1792" w:name="_Toc50733988"/>
        <w:bookmarkStart w:id="1793" w:name="_Toc50736595"/>
        <w:bookmarkStart w:id="1794" w:name="_Toc50736689"/>
        <w:bookmarkStart w:id="1795" w:name="_Toc50736792"/>
        <w:bookmarkStart w:id="1796" w:name="_Toc50736884"/>
        <w:bookmarkStart w:id="1797" w:name="_Toc50736976"/>
        <w:bookmarkStart w:id="1798" w:name="_Toc50737069"/>
        <w:bookmarkStart w:id="1799" w:name="_Toc50975917"/>
        <w:bookmarkStart w:id="1800" w:name="_Toc51093902"/>
        <w:bookmarkStart w:id="1801" w:name="_Toc51142912"/>
        <w:bookmarkStart w:id="1802" w:name="_Toc51225547"/>
        <w:bookmarkStart w:id="1803" w:name="_Toc51226054"/>
        <w:bookmarkStart w:id="1804" w:name="_Toc51226368"/>
        <w:bookmarkStart w:id="1805" w:name="_Toc51228368"/>
        <w:bookmarkStart w:id="1806" w:name="_Toc51228875"/>
        <w:bookmarkStart w:id="1807" w:name="_Toc51229163"/>
        <w:bookmarkStart w:id="1808" w:name="_Toc51230320"/>
        <w:bookmarkStart w:id="1809" w:name="_Toc51230608"/>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52C9531F" w14:textId="0B696787" w:rsidR="00F17A73" w:rsidRPr="00D008D7" w:rsidDel="00021BEB" w:rsidRDefault="00F17A73">
      <w:pPr>
        <w:pStyle w:val="Heading2"/>
        <w:rPr>
          <w:del w:id="1810" w:author="David Taylor" w:date="2020-09-11T15:11:00Z"/>
        </w:rPr>
        <w:pPrChange w:id="1811" w:author="David Taylor" w:date="2020-09-11T16:11:00Z">
          <w:pPr>
            <w:pStyle w:val="ListNumber"/>
          </w:pPr>
        </w:pPrChange>
      </w:pPr>
      <w:del w:id="1812" w:author="David Taylor" w:date="2020-09-11T15:11:00Z">
        <w:r w:rsidRPr="00D008D7" w:rsidDel="00021BEB">
          <w:delText>Complete an action.</w:delText>
        </w:r>
        <w:bookmarkStart w:id="1813" w:name="_Toc50733591"/>
        <w:bookmarkStart w:id="1814" w:name="_Toc50733698"/>
        <w:bookmarkStart w:id="1815" w:name="_Toc50733805"/>
        <w:bookmarkStart w:id="1816" w:name="_Toc50733896"/>
        <w:bookmarkStart w:id="1817" w:name="_Toc50733989"/>
        <w:bookmarkStart w:id="1818" w:name="_Toc50736596"/>
        <w:bookmarkStart w:id="1819" w:name="_Toc50736690"/>
        <w:bookmarkStart w:id="1820" w:name="_Toc50736793"/>
        <w:bookmarkStart w:id="1821" w:name="_Toc50736885"/>
        <w:bookmarkStart w:id="1822" w:name="_Toc50736977"/>
        <w:bookmarkStart w:id="1823" w:name="_Toc50737070"/>
        <w:bookmarkStart w:id="1824" w:name="_Toc50975918"/>
        <w:bookmarkStart w:id="1825" w:name="_Toc51093903"/>
        <w:bookmarkStart w:id="1826" w:name="_Toc51142913"/>
        <w:bookmarkStart w:id="1827" w:name="_Toc51225548"/>
        <w:bookmarkStart w:id="1828" w:name="_Toc51226055"/>
        <w:bookmarkStart w:id="1829" w:name="_Toc51226369"/>
        <w:bookmarkStart w:id="1830" w:name="_Toc51228369"/>
        <w:bookmarkStart w:id="1831" w:name="_Toc51228876"/>
        <w:bookmarkStart w:id="1832" w:name="_Toc51229164"/>
        <w:bookmarkStart w:id="1833" w:name="_Toc51230321"/>
        <w:bookmarkStart w:id="1834" w:name="_Toc51230609"/>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del>
    </w:p>
    <w:p w14:paraId="1086BCE2" w14:textId="4DD5C7BC" w:rsidR="00F17A73" w:rsidRPr="00D008D7" w:rsidDel="00021BEB" w:rsidRDefault="00F17A73">
      <w:pPr>
        <w:pStyle w:val="Heading2"/>
        <w:rPr>
          <w:del w:id="1835" w:author="David Taylor" w:date="2020-09-11T15:11:00Z"/>
        </w:rPr>
        <w:pPrChange w:id="1836" w:author="David Taylor" w:date="2020-09-11T16:11:00Z">
          <w:pPr>
            <w:pStyle w:val="ListNumber"/>
          </w:pPr>
        </w:pPrChange>
      </w:pPr>
      <w:del w:id="1837" w:author="David Taylor" w:date="2020-09-11T15:11:00Z">
        <w:r w:rsidRPr="00D008D7" w:rsidDel="00021BEB">
          <w:delText xml:space="preserve">Push the </w:delText>
        </w:r>
        <w:r w:rsidRPr="005B1FD4" w:rsidDel="00021BEB">
          <w:rPr>
            <w:b w:val="0"/>
            <w:rPrChange w:id="1838" w:author="David Taylor" w:date="2020-09-11T15:03:00Z">
              <w:rPr>
                <w:b/>
              </w:rPr>
            </w:rPrChange>
          </w:rPr>
          <w:delText>button</w:delText>
        </w:r>
        <w:r w:rsidRPr="00D008D7" w:rsidDel="00021BEB">
          <w:delText>.</w:delText>
        </w:r>
        <w:bookmarkStart w:id="1839" w:name="_Toc50733592"/>
        <w:bookmarkStart w:id="1840" w:name="_Toc50733699"/>
        <w:bookmarkStart w:id="1841" w:name="_Toc50733806"/>
        <w:bookmarkStart w:id="1842" w:name="_Toc50733897"/>
        <w:bookmarkStart w:id="1843" w:name="_Toc50733990"/>
        <w:bookmarkStart w:id="1844" w:name="_Toc50736597"/>
        <w:bookmarkStart w:id="1845" w:name="_Toc50736691"/>
        <w:bookmarkStart w:id="1846" w:name="_Toc50736794"/>
        <w:bookmarkStart w:id="1847" w:name="_Toc50736886"/>
        <w:bookmarkStart w:id="1848" w:name="_Toc50736978"/>
        <w:bookmarkStart w:id="1849" w:name="_Toc50737071"/>
        <w:bookmarkStart w:id="1850" w:name="_Toc50975919"/>
        <w:bookmarkStart w:id="1851" w:name="_Toc51093904"/>
        <w:bookmarkStart w:id="1852" w:name="_Toc51142914"/>
        <w:bookmarkStart w:id="1853" w:name="_Toc51225549"/>
        <w:bookmarkStart w:id="1854" w:name="_Toc51226056"/>
        <w:bookmarkStart w:id="1855" w:name="_Toc51226370"/>
        <w:bookmarkStart w:id="1856" w:name="_Toc51228370"/>
        <w:bookmarkStart w:id="1857" w:name="_Toc51228877"/>
        <w:bookmarkStart w:id="1858" w:name="_Toc51229165"/>
        <w:bookmarkStart w:id="1859" w:name="_Toc51230322"/>
        <w:bookmarkStart w:id="1860" w:name="_Toc51230610"/>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del>
    </w:p>
    <w:p w14:paraId="5B104382" w14:textId="78768AD5" w:rsidR="00F17A73" w:rsidRPr="005B1FD4" w:rsidDel="00021BEB" w:rsidRDefault="00F17A73">
      <w:pPr>
        <w:pStyle w:val="Heading2"/>
        <w:rPr>
          <w:del w:id="1861" w:author="David Taylor" w:date="2020-09-11T15:11:00Z"/>
          <w:b w:val="0"/>
          <w:rPrChange w:id="1862" w:author="David Taylor" w:date="2020-09-11T15:03:00Z">
            <w:rPr>
              <w:del w:id="1863" w:author="David Taylor" w:date="2020-09-11T15:11:00Z"/>
              <w:rFonts w:cstheme="majorHAnsi"/>
              <w:b/>
            </w:rPr>
          </w:rPrChange>
        </w:rPr>
        <w:pPrChange w:id="1864" w:author="David Taylor" w:date="2020-09-11T16:11:00Z">
          <w:pPr/>
        </w:pPrChange>
      </w:pPr>
      <w:del w:id="1865" w:author="David Taylor" w:date="2020-09-11T15:11:00Z">
        <w:r w:rsidRPr="005B1FD4" w:rsidDel="00021BEB">
          <w:rPr>
            <w:b w:val="0"/>
            <w:rPrChange w:id="1866" w:author="David Taylor" w:date="2020-09-11T15:03:00Z">
              <w:rPr>
                <w:rFonts w:cstheme="majorHAnsi"/>
                <w:b/>
              </w:rPr>
            </w:rPrChange>
          </w:rPr>
          <w:br/>
          <w:delText>To transport the product safely:</w:delText>
        </w:r>
        <w:bookmarkStart w:id="1867" w:name="_Toc50733593"/>
        <w:bookmarkStart w:id="1868" w:name="_Toc50733700"/>
        <w:bookmarkStart w:id="1869" w:name="_Toc50733807"/>
        <w:bookmarkStart w:id="1870" w:name="_Toc50733898"/>
        <w:bookmarkStart w:id="1871" w:name="_Toc50733991"/>
        <w:bookmarkStart w:id="1872" w:name="_Toc50736598"/>
        <w:bookmarkStart w:id="1873" w:name="_Toc50736692"/>
        <w:bookmarkStart w:id="1874" w:name="_Toc50736795"/>
        <w:bookmarkStart w:id="1875" w:name="_Toc50736887"/>
        <w:bookmarkStart w:id="1876" w:name="_Toc50736979"/>
        <w:bookmarkStart w:id="1877" w:name="_Toc50737072"/>
        <w:bookmarkStart w:id="1878" w:name="_Toc50975920"/>
        <w:bookmarkStart w:id="1879" w:name="_Toc51093905"/>
        <w:bookmarkStart w:id="1880" w:name="_Toc51142915"/>
        <w:bookmarkStart w:id="1881" w:name="_Toc51225550"/>
        <w:bookmarkStart w:id="1882" w:name="_Toc51226057"/>
        <w:bookmarkStart w:id="1883" w:name="_Toc51226371"/>
        <w:bookmarkStart w:id="1884" w:name="_Toc51228371"/>
        <w:bookmarkStart w:id="1885" w:name="_Toc51228878"/>
        <w:bookmarkStart w:id="1886" w:name="_Toc51229166"/>
        <w:bookmarkStart w:id="1887" w:name="_Toc51230323"/>
        <w:bookmarkStart w:id="1888" w:name="_Toc51230611"/>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del>
    </w:p>
    <w:p w14:paraId="19FAA82C" w14:textId="35369446" w:rsidR="00F17A73" w:rsidRPr="00D008D7" w:rsidDel="00021BEB" w:rsidRDefault="00F17A73">
      <w:pPr>
        <w:pStyle w:val="Heading2"/>
        <w:rPr>
          <w:del w:id="1889" w:author="David Taylor" w:date="2020-09-11T15:11:00Z"/>
        </w:rPr>
        <w:pPrChange w:id="1890" w:author="David Taylor" w:date="2020-09-11T16:11:00Z">
          <w:pPr>
            <w:pStyle w:val="ListNumber"/>
            <w:numPr>
              <w:numId w:val="22"/>
            </w:numPr>
          </w:pPr>
        </w:pPrChange>
      </w:pPr>
      <w:del w:id="1891" w:author="David Taylor" w:date="2020-09-11T15:11:00Z">
        <w:r w:rsidRPr="00D008D7" w:rsidDel="00021BEB">
          <w:delText>Do this.</w:delText>
        </w:r>
        <w:bookmarkStart w:id="1892" w:name="_Toc50733594"/>
        <w:bookmarkStart w:id="1893" w:name="_Toc50733701"/>
        <w:bookmarkStart w:id="1894" w:name="_Toc50733808"/>
        <w:bookmarkStart w:id="1895" w:name="_Toc50733899"/>
        <w:bookmarkStart w:id="1896" w:name="_Toc50733992"/>
        <w:bookmarkStart w:id="1897" w:name="_Toc50736599"/>
        <w:bookmarkStart w:id="1898" w:name="_Toc50736693"/>
        <w:bookmarkStart w:id="1899" w:name="_Toc50736796"/>
        <w:bookmarkStart w:id="1900" w:name="_Toc50736888"/>
        <w:bookmarkStart w:id="1901" w:name="_Toc50736980"/>
        <w:bookmarkStart w:id="1902" w:name="_Toc50737073"/>
        <w:bookmarkStart w:id="1903" w:name="_Toc50975921"/>
        <w:bookmarkStart w:id="1904" w:name="_Toc51093906"/>
        <w:bookmarkStart w:id="1905" w:name="_Toc51142916"/>
        <w:bookmarkStart w:id="1906" w:name="_Toc51225551"/>
        <w:bookmarkStart w:id="1907" w:name="_Toc51226058"/>
        <w:bookmarkStart w:id="1908" w:name="_Toc51226372"/>
        <w:bookmarkStart w:id="1909" w:name="_Toc51228372"/>
        <w:bookmarkStart w:id="1910" w:name="_Toc51228879"/>
        <w:bookmarkStart w:id="1911" w:name="_Toc51229167"/>
        <w:bookmarkStart w:id="1912" w:name="_Toc51230324"/>
        <w:bookmarkStart w:id="1913" w:name="_Toc51230612"/>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del>
    </w:p>
    <w:p w14:paraId="40126093" w14:textId="64F0E1E6" w:rsidR="00F17A73" w:rsidRPr="00D008D7" w:rsidDel="00021BEB" w:rsidRDefault="00F17A73">
      <w:pPr>
        <w:pStyle w:val="Heading2"/>
        <w:rPr>
          <w:del w:id="1914" w:author="David Taylor" w:date="2020-09-11T15:11:00Z"/>
        </w:rPr>
        <w:pPrChange w:id="1915" w:author="David Taylor" w:date="2020-09-11T16:11:00Z">
          <w:pPr>
            <w:pStyle w:val="ListNumber"/>
          </w:pPr>
        </w:pPrChange>
      </w:pPr>
      <w:del w:id="1916" w:author="David Taylor" w:date="2020-09-11T15:11:00Z">
        <w:r w:rsidRPr="00D008D7" w:rsidDel="00021BEB">
          <w:delText>Complete an action.</w:delText>
        </w:r>
        <w:bookmarkStart w:id="1917" w:name="_Toc50733595"/>
        <w:bookmarkStart w:id="1918" w:name="_Toc50733702"/>
        <w:bookmarkStart w:id="1919" w:name="_Toc50733809"/>
        <w:bookmarkStart w:id="1920" w:name="_Toc50733900"/>
        <w:bookmarkStart w:id="1921" w:name="_Toc50733993"/>
        <w:bookmarkStart w:id="1922" w:name="_Toc50736600"/>
        <w:bookmarkStart w:id="1923" w:name="_Toc50736694"/>
        <w:bookmarkStart w:id="1924" w:name="_Toc50736797"/>
        <w:bookmarkStart w:id="1925" w:name="_Toc50736889"/>
        <w:bookmarkStart w:id="1926" w:name="_Toc50736981"/>
        <w:bookmarkStart w:id="1927" w:name="_Toc50737074"/>
        <w:bookmarkStart w:id="1928" w:name="_Toc50975922"/>
        <w:bookmarkStart w:id="1929" w:name="_Toc51093907"/>
        <w:bookmarkStart w:id="1930" w:name="_Toc51142917"/>
        <w:bookmarkStart w:id="1931" w:name="_Toc51225552"/>
        <w:bookmarkStart w:id="1932" w:name="_Toc51226059"/>
        <w:bookmarkStart w:id="1933" w:name="_Toc51226373"/>
        <w:bookmarkStart w:id="1934" w:name="_Toc51228373"/>
        <w:bookmarkStart w:id="1935" w:name="_Toc51228880"/>
        <w:bookmarkStart w:id="1936" w:name="_Toc51229168"/>
        <w:bookmarkStart w:id="1937" w:name="_Toc51230325"/>
        <w:bookmarkStart w:id="1938" w:name="_Toc51230613"/>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del>
    </w:p>
    <w:p w14:paraId="1C0FB0E9" w14:textId="284FAC76" w:rsidR="00F17A73" w:rsidRPr="00D008D7" w:rsidDel="00021BEB" w:rsidRDefault="00F17A73">
      <w:pPr>
        <w:pStyle w:val="Heading2"/>
        <w:rPr>
          <w:del w:id="1939" w:author="David Taylor" w:date="2020-09-11T15:11:00Z"/>
        </w:rPr>
        <w:pPrChange w:id="1940" w:author="David Taylor" w:date="2020-09-11T16:11:00Z">
          <w:pPr>
            <w:pStyle w:val="ListNumber"/>
          </w:pPr>
        </w:pPrChange>
      </w:pPr>
      <w:del w:id="1941" w:author="David Taylor" w:date="2020-09-11T15:11:00Z">
        <w:r w:rsidRPr="00D008D7" w:rsidDel="00021BEB">
          <w:delText xml:space="preserve">Push the </w:delText>
        </w:r>
        <w:r w:rsidRPr="005B1FD4" w:rsidDel="00021BEB">
          <w:rPr>
            <w:b w:val="0"/>
            <w:rPrChange w:id="1942" w:author="David Taylor" w:date="2020-09-11T15:03:00Z">
              <w:rPr>
                <w:b/>
              </w:rPr>
            </w:rPrChange>
          </w:rPr>
          <w:delText>button</w:delText>
        </w:r>
        <w:r w:rsidRPr="00D008D7" w:rsidDel="00021BEB">
          <w:delText>.</w:delText>
        </w:r>
        <w:bookmarkStart w:id="1943" w:name="_Toc50733596"/>
        <w:bookmarkStart w:id="1944" w:name="_Toc50733703"/>
        <w:bookmarkStart w:id="1945" w:name="_Toc50733810"/>
        <w:bookmarkStart w:id="1946" w:name="_Toc50733901"/>
        <w:bookmarkStart w:id="1947" w:name="_Toc50733994"/>
        <w:bookmarkStart w:id="1948" w:name="_Toc50736601"/>
        <w:bookmarkStart w:id="1949" w:name="_Toc50736695"/>
        <w:bookmarkStart w:id="1950" w:name="_Toc50736798"/>
        <w:bookmarkStart w:id="1951" w:name="_Toc50736890"/>
        <w:bookmarkStart w:id="1952" w:name="_Toc50736982"/>
        <w:bookmarkStart w:id="1953" w:name="_Toc50737075"/>
        <w:bookmarkStart w:id="1954" w:name="_Toc50975923"/>
        <w:bookmarkStart w:id="1955" w:name="_Toc51093908"/>
        <w:bookmarkStart w:id="1956" w:name="_Toc51142918"/>
        <w:bookmarkStart w:id="1957" w:name="_Toc51225553"/>
        <w:bookmarkStart w:id="1958" w:name="_Toc51226060"/>
        <w:bookmarkStart w:id="1959" w:name="_Toc51226374"/>
        <w:bookmarkStart w:id="1960" w:name="_Toc51228374"/>
        <w:bookmarkStart w:id="1961" w:name="_Toc51228881"/>
        <w:bookmarkStart w:id="1962" w:name="_Toc51229169"/>
        <w:bookmarkStart w:id="1963" w:name="_Toc51230326"/>
        <w:bookmarkStart w:id="1964" w:name="_Toc51230614"/>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del>
    </w:p>
    <w:p w14:paraId="5A1E64DC" w14:textId="1397EF81" w:rsidR="00F17A73" w:rsidRPr="00D008D7" w:rsidDel="00021BEB" w:rsidRDefault="00F17A73">
      <w:pPr>
        <w:pStyle w:val="Heading2"/>
        <w:rPr>
          <w:del w:id="1965" w:author="David Taylor" w:date="2020-09-11T15:11:00Z"/>
        </w:rPr>
        <w:pPrChange w:id="1966" w:author="David Taylor" w:date="2020-09-11T16:11:00Z">
          <w:pPr/>
        </w:pPrChange>
      </w:pPr>
      <w:bookmarkStart w:id="1967" w:name="_Toc50733597"/>
      <w:bookmarkStart w:id="1968" w:name="_Toc50733704"/>
      <w:bookmarkStart w:id="1969" w:name="_Toc50733811"/>
      <w:bookmarkStart w:id="1970" w:name="_Toc50733902"/>
      <w:bookmarkStart w:id="1971" w:name="_Toc50733995"/>
      <w:bookmarkStart w:id="1972" w:name="_Toc50736602"/>
      <w:bookmarkStart w:id="1973" w:name="_Toc50736696"/>
      <w:bookmarkStart w:id="1974" w:name="_Toc50736799"/>
      <w:bookmarkStart w:id="1975" w:name="_Toc50736891"/>
      <w:bookmarkStart w:id="1976" w:name="_Toc50736983"/>
      <w:bookmarkStart w:id="1977" w:name="_Toc50737076"/>
      <w:bookmarkStart w:id="1978" w:name="_Toc50975924"/>
      <w:bookmarkStart w:id="1979" w:name="_Toc51093909"/>
      <w:bookmarkStart w:id="1980" w:name="_Toc51142919"/>
      <w:bookmarkStart w:id="1981" w:name="_Toc51225554"/>
      <w:bookmarkStart w:id="1982" w:name="_Toc51226061"/>
      <w:bookmarkStart w:id="1983" w:name="_Toc51226375"/>
      <w:bookmarkStart w:id="1984" w:name="_Toc51228375"/>
      <w:bookmarkStart w:id="1985" w:name="_Toc51228882"/>
      <w:bookmarkStart w:id="1986" w:name="_Toc51229170"/>
      <w:bookmarkStart w:id="1987" w:name="_Toc51230327"/>
      <w:bookmarkStart w:id="1988" w:name="_Toc51230615"/>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p>
    <w:p w14:paraId="13DCDD53" w14:textId="3C084204" w:rsidR="007D0686" w:rsidRPr="00D008D7" w:rsidDel="00021BEB" w:rsidRDefault="007D0686">
      <w:pPr>
        <w:pStyle w:val="Heading2"/>
        <w:rPr>
          <w:del w:id="1989" w:author="David Taylor" w:date="2020-09-11T15:11:00Z"/>
        </w:rPr>
        <w:pPrChange w:id="1990" w:author="David Taylor" w:date="2020-09-11T16:11:00Z">
          <w:pPr>
            <w:pStyle w:val="Heading3"/>
          </w:pPr>
        </w:pPrChange>
      </w:pPr>
      <w:del w:id="1991" w:author="David Taylor" w:date="2020-09-11T15:11:00Z">
        <w:r w:rsidRPr="00D008D7" w:rsidDel="00021BEB">
          <w:rPr>
            <w:b w:val="0"/>
            <w:bCs w:val="0"/>
          </w:rPr>
          <w:delText>Storing the product</w:delText>
        </w:r>
        <w:bookmarkStart w:id="1992" w:name="_Toc50733598"/>
        <w:bookmarkStart w:id="1993" w:name="_Toc50733705"/>
        <w:bookmarkStart w:id="1994" w:name="_Toc50733812"/>
        <w:bookmarkStart w:id="1995" w:name="_Toc50733903"/>
        <w:bookmarkStart w:id="1996" w:name="_Toc50733996"/>
        <w:bookmarkStart w:id="1997" w:name="_Toc50736603"/>
        <w:bookmarkStart w:id="1998" w:name="_Toc50736697"/>
        <w:bookmarkStart w:id="1999" w:name="_Toc50736800"/>
        <w:bookmarkStart w:id="2000" w:name="_Toc50736892"/>
        <w:bookmarkStart w:id="2001" w:name="_Toc50736984"/>
        <w:bookmarkStart w:id="2002" w:name="_Toc50737077"/>
        <w:bookmarkStart w:id="2003" w:name="_Toc50975925"/>
        <w:bookmarkStart w:id="2004" w:name="_Toc51093910"/>
        <w:bookmarkStart w:id="2005" w:name="_Toc51142920"/>
        <w:bookmarkStart w:id="2006" w:name="_Toc51225555"/>
        <w:bookmarkStart w:id="2007" w:name="_Toc51226062"/>
        <w:bookmarkStart w:id="2008" w:name="_Toc51226376"/>
        <w:bookmarkStart w:id="2009" w:name="_Toc51228376"/>
        <w:bookmarkStart w:id="2010" w:name="_Toc51228883"/>
        <w:bookmarkStart w:id="2011" w:name="_Toc51229171"/>
        <w:bookmarkStart w:id="2012" w:name="_Toc51230328"/>
        <w:bookmarkStart w:id="2013" w:name="_Toc51230616"/>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del>
    </w:p>
    <w:p w14:paraId="7EE48CCA" w14:textId="576BFBB9" w:rsidR="006D1024" w:rsidRPr="00D008D7" w:rsidDel="00021BEB" w:rsidRDefault="006D1024">
      <w:pPr>
        <w:pStyle w:val="Heading2"/>
        <w:rPr>
          <w:del w:id="2014" w:author="David Taylor" w:date="2020-09-11T15:11:00Z"/>
        </w:rPr>
        <w:pPrChange w:id="2015" w:author="David Taylor" w:date="2020-09-11T16:11:00Z">
          <w:pPr/>
        </w:pPrChange>
      </w:pPr>
      <w:del w:id="2016" w:author="David Taylor" w:date="2020-09-11T15:11:00Z">
        <w:r w:rsidRPr="00D008D7" w:rsidDel="00021BEB">
          <w:delText>Lorem ipsum dolor sit amet, consectetur adipiscing elit. Etiam at porta est, et lobortis sem. Duis imperdiet in nisl sed luctus.</w:delText>
        </w:r>
        <w:bookmarkStart w:id="2017" w:name="_Toc50733599"/>
        <w:bookmarkStart w:id="2018" w:name="_Toc50733706"/>
        <w:bookmarkStart w:id="2019" w:name="_Toc50733813"/>
        <w:bookmarkStart w:id="2020" w:name="_Toc50733904"/>
        <w:bookmarkStart w:id="2021" w:name="_Toc50733997"/>
        <w:bookmarkStart w:id="2022" w:name="_Toc50736604"/>
        <w:bookmarkStart w:id="2023" w:name="_Toc50736698"/>
        <w:bookmarkStart w:id="2024" w:name="_Toc50736801"/>
        <w:bookmarkStart w:id="2025" w:name="_Toc50736893"/>
        <w:bookmarkStart w:id="2026" w:name="_Toc50736985"/>
        <w:bookmarkStart w:id="2027" w:name="_Toc50737078"/>
        <w:bookmarkStart w:id="2028" w:name="_Toc50975926"/>
        <w:bookmarkStart w:id="2029" w:name="_Toc51093911"/>
        <w:bookmarkStart w:id="2030" w:name="_Toc51142921"/>
        <w:bookmarkStart w:id="2031" w:name="_Toc51225556"/>
        <w:bookmarkStart w:id="2032" w:name="_Toc51226063"/>
        <w:bookmarkStart w:id="2033" w:name="_Toc51226377"/>
        <w:bookmarkStart w:id="2034" w:name="_Toc51228377"/>
        <w:bookmarkStart w:id="2035" w:name="_Toc51228884"/>
        <w:bookmarkStart w:id="2036" w:name="_Toc51229172"/>
        <w:bookmarkStart w:id="2037" w:name="_Toc51230329"/>
        <w:bookmarkStart w:id="2038" w:name="_Toc51230617"/>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del>
    </w:p>
    <w:p w14:paraId="20FA2E40" w14:textId="17E0D67C" w:rsidR="006D1024" w:rsidRPr="005B1FD4" w:rsidDel="00021BEB" w:rsidRDefault="006D1024">
      <w:pPr>
        <w:pStyle w:val="Heading2"/>
        <w:rPr>
          <w:del w:id="2039" w:author="David Taylor" w:date="2020-09-11T15:11:00Z"/>
          <w:b w:val="0"/>
          <w:rPrChange w:id="2040" w:author="David Taylor" w:date="2020-09-11T15:03:00Z">
            <w:rPr>
              <w:del w:id="2041" w:author="David Taylor" w:date="2020-09-11T15:11:00Z"/>
              <w:rFonts w:cstheme="majorHAnsi"/>
              <w:b/>
            </w:rPr>
          </w:rPrChange>
        </w:rPr>
        <w:pPrChange w:id="2042" w:author="David Taylor" w:date="2020-09-11T16:11:00Z">
          <w:pPr/>
        </w:pPrChange>
      </w:pPr>
      <w:del w:id="2043" w:author="David Taylor" w:date="2020-09-11T15:11:00Z">
        <w:r w:rsidRPr="005B1FD4" w:rsidDel="00021BEB">
          <w:rPr>
            <w:b w:val="0"/>
            <w:rPrChange w:id="2044" w:author="David Taylor" w:date="2020-09-11T15:03:00Z">
              <w:rPr>
                <w:rFonts w:cstheme="majorHAnsi"/>
                <w:b/>
              </w:rPr>
            </w:rPrChange>
          </w:rPr>
          <w:delText xml:space="preserve">To </w:delText>
        </w:r>
        <w:r w:rsidR="00616CFC" w:rsidRPr="005B1FD4" w:rsidDel="00021BEB">
          <w:rPr>
            <w:b w:val="0"/>
            <w:rPrChange w:id="2045" w:author="David Taylor" w:date="2020-09-11T15:03:00Z">
              <w:rPr>
                <w:rFonts w:cstheme="majorHAnsi"/>
                <w:b/>
              </w:rPr>
            </w:rPrChange>
          </w:rPr>
          <w:delText>store</w:delText>
        </w:r>
        <w:r w:rsidRPr="005B1FD4" w:rsidDel="00021BEB">
          <w:rPr>
            <w:b w:val="0"/>
            <w:rPrChange w:id="2046" w:author="David Taylor" w:date="2020-09-11T15:03:00Z">
              <w:rPr>
                <w:rFonts w:cstheme="majorHAnsi"/>
                <w:b/>
              </w:rPr>
            </w:rPrChange>
          </w:rPr>
          <w:delText xml:space="preserve"> the product safely:</w:delText>
        </w:r>
        <w:bookmarkStart w:id="2047" w:name="_Toc50733600"/>
        <w:bookmarkStart w:id="2048" w:name="_Toc50733707"/>
        <w:bookmarkStart w:id="2049" w:name="_Toc50733814"/>
        <w:bookmarkStart w:id="2050" w:name="_Toc50733905"/>
        <w:bookmarkStart w:id="2051" w:name="_Toc50733998"/>
        <w:bookmarkStart w:id="2052" w:name="_Toc50736605"/>
        <w:bookmarkStart w:id="2053" w:name="_Toc50736699"/>
        <w:bookmarkStart w:id="2054" w:name="_Toc50736802"/>
        <w:bookmarkStart w:id="2055" w:name="_Toc50736894"/>
        <w:bookmarkStart w:id="2056" w:name="_Toc50736986"/>
        <w:bookmarkStart w:id="2057" w:name="_Toc50737079"/>
        <w:bookmarkStart w:id="2058" w:name="_Toc50975927"/>
        <w:bookmarkStart w:id="2059" w:name="_Toc51093912"/>
        <w:bookmarkStart w:id="2060" w:name="_Toc51142922"/>
        <w:bookmarkStart w:id="2061" w:name="_Toc51225557"/>
        <w:bookmarkStart w:id="2062" w:name="_Toc51226064"/>
        <w:bookmarkStart w:id="2063" w:name="_Toc51226378"/>
        <w:bookmarkStart w:id="2064" w:name="_Toc51228378"/>
        <w:bookmarkStart w:id="2065" w:name="_Toc51228885"/>
        <w:bookmarkStart w:id="2066" w:name="_Toc51229173"/>
        <w:bookmarkStart w:id="2067" w:name="_Toc51230330"/>
        <w:bookmarkStart w:id="2068" w:name="_Toc51230618"/>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del>
    </w:p>
    <w:p w14:paraId="38CD134F" w14:textId="00DC7E0E" w:rsidR="006D1024" w:rsidRPr="00D008D7" w:rsidDel="00021BEB" w:rsidRDefault="006D1024">
      <w:pPr>
        <w:pStyle w:val="Heading2"/>
        <w:rPr>
          <w:del w:id="2069" w:author="David Taylor" w:date="2020-09-11T15:11:00Z"/>
        </w:rPr>
        <w:pPrChange w:id="2070" w:author="David Taylor" w:date="2020-09-11T16:11:00Z">
          <w:pPr>
            <w:pStyle w:val="ListNumber"/>
            <w:numPr>
              <w:numId w:val="23"/>
            </w:numPr>
          </w:pPr>
        </w:pPrChange>
      </w:pPr>
      <w:del w:id="2071" w:author="David Taylor" w:date="2020-09-11T15:11:00Z">
        <w:r w:rsidRPr="00D008D7" w:rsidDel="00021BEB">
          <w:delText>Do this.</w:delText>
        </w:r>
        <w:bookmarkStart w:id="2072" w:name="_Toc50733601"/>
        <w:bookmarkStart w:id="2073" w:name="_Toc50733708"/>
        <w:bookmarkStart w:id="2074" w:name="_Toc50733815"/>
        <w:bookmarkStart w:id="2075" w:name="_Toc50733906"/>
        <w:bookmarkStart w:id="2076" w:name="_Toc50733999"/>
        <w:bookmarkStart w:id="2077" w:name="_Toc50736606"/>
        <w:bookmarkStart w:id="2078" w:name="_Toc50736700"/>
        <w:bookmarkStart w:id="2079" w:name="_Toc50736803"/>
        <w:bookmarkStart w:id="2080" w:name="_Toc50736895"/>
        <w:bookmarkStart w:id="2081" w:name="_Toc50736987"/>
        <w:bookmarkStart w:id="2082" w:name="_Toc50737080"/>
        <w:bookmarkStart w:id="2083" w:name="_Toc50975928"/>
        <w:bookmarkStart w:id="2084" w:name="_Toc51093913"/>
        <w:bookmarkStart w:id="2085" w:name="_Toc51142923"/>
        <w:bookmarkStart w:id="2086" w:name="_Toc51225558"/>
        <w:bookmarkStart w:id="2087" w:name="_Toc51226065"/>
        <w:bookmarkStart w:id="2088" w:name="_Toc51226379"/>
        <w:bookmarkStart w:id="2089" w:name="_Toc51228379"/>
        <w:bookmarkStart w:id="2090" w:name="_Toc51228886"/>
        <w:bookmarkStart w:id="2091" w:name="_Toc51229174"/>
        <w:bookmarkStart w:id="2092" w:name="_Toc51230331"/>
        <w:bookmarkStart w:id="2093" w:name="_Toc51230619"/>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del>
    </w:p>
    <w:p w14:paraId="2E6A912C" w14:textId="1A318D03" w:rsidR="006D1024" w:rsidRPr="00D008D7" w:rsidDel="00021BEB" w:rsidRDefault="006D1024">
      <w:pPr>
        <w:pStyle w:val="Heading2"/>
        <w:rPr>
          <w:del w:id="2094" w:author="David Taylor" w:date="2020-09-11T15:11:00Z"/>
        </w:rPr>
        <w:pPrChange w:id="2095" w:author="David Taylor" w:date="2020-09-11T16:11:00Z">
          <w:pPr>
            <w:pStyle w:val="ListNumber"/>
          </w:pPr>
        </w:pPrChange>
      </w:pPr>
      <w:del w:id="2096" w:author="David Taylor" w:date="2020-09-11T15:11:00Z">
        <w:r w:rsidRPr="00D008D7" w:rsidDel="00021BEB">
          <w:delText>Complete an action.</w:delText>
        </w:r>
        <w:bookmarkStart w:id="2097" w:name="_Toc50733602"/>
        <w:bookmarkStart w:id="2098" w:name="_Toc50733709"/>
        <w:bookmarkStart w:id="2099" w:name="_Toc50733816"/>
        <w:bookmarkStart w:id="2100" w:name="_Toc50733907"/>
        <w:bookmarkStart w:id="2101" w:name="_Toc50734000"/>
        <w:bookmarkStart w:id="2102" w:name="_Toc50736607"/>
        <w:bookmarkStart w:id="2103" w:name="_Toc50736701"/>
        <w:bookmarkStart w:id="2104" w:name="_Toc50736804"/>
        <w:bookmarkStart w:id="2105" w:name="_Toc50736896"/>
        <w:bookmarkStart w:id="2106" w:name="_Toc50736988"/>
        <w:bookmarkStart w:id="2107" w:name="_Toc50737081"/>
        <w:bookmarkStart w:id="2108" w:name="_Toc50975929"/>
        <w:bookmarkStart w:id="2109" w:name="_Toc51093914"/>
        <w:bookmarkStart w:id="2110" w:name="_Toc51142924"/>
        <w:bookmarkStart w:id="2111" w:name="_Toc51225559"/>
        <w:bookmarkStart w:id="2112" w:name="_Toc51226066"/>
        <w:bookmarkStart w:id="2113" w:name="_Toc51226380"/>
        <w:bookmarkStart w:id="2114" w:name="_Toc51228380"/>
        <w:bookmarkStart w:id="2115" w:name="_Toc51228887"/>
        <w:bookmarkStart w:id="2116" w:name="_Toc51229175"/>
        <w:bookmarkStart w:id="2117" w:name="_Toc51230332"/>
        <w:bookmarkStart w:id="2118" w:name="_Toc51230620"/>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del>
    </w:p>
    <w:p w14:paraId="495005CC" w14:textId="4F87CE18" w:rsidR="006D1024" w:rsidRPr="00D008D7" w:rsidDel="00021BEB" w:rsidRDefault="006D1024">
      <w:pPr>
        <w:pStyle w:val="Heading2"/>
        <w:rPr>
          <w:del w:id="2119" w:author="David Taylor" w:date="2020-09-11T15:11:00Z"/>
        </w:rPr>
        <w:pPrChange w:id="2120" w:author="David Taylor" w:date="2020-09-11T16:11:00Z">
          <w:pPr>
            <w:pStyle w:val="ListNumber"/>
          </w:pPr>
        </w:pPrChange>
      </w:pPr>
      <w:del w:id="2121" w:author="David Taylor" w:date="2020-09-11T15:11:00Z">
        <w:r w:rsidRPr="00D008D7" w:rsidDel="00021BEB">
          <w:delText xml:space="preserve">Push the </w:delText>
        </w:r>
        <w:r w:rsidRPr="005B1FD4" w:rsidDel="00021BEB">
          <w:rPr>
            <w:b w:val="0"/>
            <w:rPrChange w:id="2122" w:author="David Taylor" w:date="2020-09-11T15:03:00Z">
              <w:rPr>
                <w:b/>
              </w:rPr>
            </w:rPrChange>
          </w:rPr>
          <w:delText>button</w:delText>
        </w:r>
        <w:r w:rsidRPr="00D008D7" w:rsidDel="00021BEB">
          <w:delText>.</w:delText>
        </w:r>
        <w:bookmarkStart w:id="2123" w:name="_Toc50733603"/>
        <w:bookmarkStart w:id="2124" w:name="_Toc50733710"/>
        <w:bookmarkStart w:id="2125" w:name="_Toc50733817"/>
        <w:bookmarkStart w:id="2126" w:name="_Toc50733908"/>
        <w:bookmarkStart w:id="2127" w:name="_Toc50734001"/>
        <w:bookmarkStart w:id="2128" w:name="_Toc50736608"/>
        <w:bookmarkStart w:id="2129" w:name="_Toc50736702"/>
        <w:bookmarkStart w:id="2130" w:name="_Toc50736805"/>
        <w:bookmarkStart w:id="2131" w:name="_Toc50736897"/>
        <w:bookmarkStart w:id="2132" w:name="_Toc50736989"/>
        <w:bookmarkStart w:id="2133" w:name="_Toc50737082"/>
        <w:bookmarkStart w:id="2134" w:name="_Toc50975930"/>
        <w:bookmarkStart w:id="2135" w:name="_Toc51093915"/>
        <w:bookmarkStart w:id="2136" w:name="_Toc51142925"/>
        <w:bookmarkStart w:id="2137" w:name="_Toc51225560"/>
        <w:bookmarkStart w:id="2138" w:name="_Toc51226067"/>
        <w:bookmarkStart w:id="2139" w:name="_Toc51226381"/>
        <w:bookmarkStart w:id="2140" w:name="_Toc51228381"/>
        <w:bookmarkStart w:id="2141" w:name="_Toc51228888"/>
        <w:bookmarkStart w:id="2142" w:name="_Toc51229176"/>
        <w:bookmarkStart w:id="2143" w:name="_Toc51230333"/>
        <w:bookmarkStart w:id="2144" w:name="_Toc51230621"/>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del>
    </w:p>
    <w:p w14:paraId="78F809E2" w14:textId="1EFE5ED3" w:rsidR="007D0686" w:rsidRPr="00D008D7" w:rsidDel="00021BEB" w:rsidRDefault="007D0686">
      <w:pPr>
        <w:pStyle w:val="Heading2"/>
        <w:rPr>
          <w:del w:id="2145" w:author="David Taylor" w:date="2020-09-11T15:11:00Z"/>
        </w:rPr>
        <w:pPrChange w:id="2146" w:author="David Taylor" w:date="2020-09-11T16:11:00Z">
          <w:pPr>
            <w:pStyle w:val="Heading3"/>
          </w:pPr>
        </w:pPrChange>
      </w:pPr>
      <w:del w:id="2147" w:author="David Taylor" w:date="2020-09-11T15:11:00Z">
        <w:r w:rsidRPr="00D008D7" w:rsidDel="00021BEB">
          <w:rPr>
            <w:b w:val="0"/>
            <w:bCs w:val="0"/>
          </w:rPr>
          <w:delText>Securing the product against shocks</w:delText>
        </w:r>
        <w:bookmarkStart w:id="2148" w:name="_Toc50733604"/>
        <w:bookmarkStart w:id="2149" w:name="_Toc50733711"/>
        <w:bookmarkStart w:id="2150" w:name="_Toc50733818"/>
        <w:bookmarkStart w:id="2151" w:name="_Toc50733909"/>
        <w:bookmarkStart w:id="2152" w:name="_Toc50734002"/>
        <w:bookmarkStart w:id="2153" w:name="_Toc50736609"/>
        <w:bookmarkStart w:id="2154" w:name="_Toc50736703"/>
        <w:bookmarkStart w:id="2155" w:name="_Toc50736806"/>
        <w:bookmarkStart w:id="2156" w:name="_Toc50736898"/>
        <w:bookmarkStart w:id="2157" w:name="_Toc50736990"/>
        <w:bookmarkStart w:id="2158" w:name="_Toc50737083"/>
        <w:bookmarkStart w:id="2159" w:name="_Toc50975931"/>
        <w:bookmarkStart w:id="2160" w:name="_Toc51093916"/>
        <w:bookmarkStart w:id="2161" w:name="_Toc51142926"/>
        <w:bookmarkStart w:id="2162" w:name="_Toc51225561"/>
        <w:bookmarkStart w:id="2163" w:name="_Toc51226068"/>
        <w:bookmarkStart w:id="2164" w:name="_Toc51226382"/>
        <w:bookmarkStart w:id="2165" w:name="_Toc51228382"/>
        <w:bookmarkStart w:id="2166" w:name="_Toc51228889"/>
        <w:bookmarkStart w:id="2167" w:name="_Toc51229177"/>
        <w:bookmarkStart w:id="2168" w:name="_Toc51230334"/>
        <w:bookmarkStart w:id="2169" w:name="_Toc51230622"/>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del>
    </w:p>
    <w:p w14:paraId="1E0E7ADA" w14:textId="5170FCF1" w:rsidR="00616CFC" w:rsidRPr="00D008D7" w:rsidDel="00021BEB" w:rsidRDefault="00616CFC">
      <w:pPr>
        <w:pStyle w:val="Heading2"/>
        <w:rPr>
          <w:del w:id="2170" w:author="David Taylor" w:date="2020-09-11T15:11:00Z"/>
        </w:rPr>
        <w:pPrChange w:id="2171" w:author="David Taylor" w:date="2020-09-11T16:11:00Z">
          <w:pPr/>
        </w:pPrChange>
      </w:pPr>
      <w:del w:id="2172" w:author="David Taylor" w:date="2020-09-11T15:11:00Z">
        <w:r w:rsidRPr="00D008D7" w:rsidDel="00021BEB">
          <w:delText>Lorem ipsum dolor sit amet, consectetur adipiscing elit. Etiam at porta est, et lobortis sem. Duis imperdiet in nisl sed luctus.</w:delText>
        </w:r>
        <w:bookmarkStart w:id="2173" w:name="_Toc50733605"/>
        <w:bookmarkStart w:id="2174" w:name="_Toc50733712"/>
        <w:bookmarkStart w:id="2175" w:name="_Toc50733819"/>
        <w:bookmarkStart w:id="2176" w:name="_Toc50733910"/>
        <w:bookmarkStart w:id="2177" w:name="_Toc50734003"/>
        <w:bookmarkStart w:id="2178" w:name="_Toc50736610"/>
        <w:bookmarkStart w:id="2179" w:name="_Toc50736704"/>
        <w:bookmarkStart w:id="2180" w:name="_Toc50736807"/>
        <w:bookmarkStart w:id="2181" w:name="_Toc50736899"/>
        <w:bookmarkStart w:id="2182" w:name="_Toc50736991"/>
        <w:bookmarkStart w:id="2183" w:name="_Toc50737084"/>
        <w:bookmarkStart w:id="2184" w:name="_Toc50975932"/>
        <w:bookmarkStart w:id="2185" w:name="_Toc51093917"/>
        <w:bookmarkStart w:id="2186" w:name="_Toc51142927"/>
        <w:bookmarkStart w:id="2187" w:name="_Toc51225562"/>
        <w:bookmarkStart w:id="2188" w:name="_Toc51226069"/>
        <w:bookmarkStart w:id="2189" w:name="_Toc51226383"/>
        <w:bookmarkStart w:id="2190" w:name="_Toc51228383"/>
        <w:bookmarkStart w:id="2191" w:name="_Toc51228890"/>
        <w:bookmarkStart w:id="2192" w:name="_Toc51229178"/>
        <w:bookmarkStart w:id="2193" w:name="_Toc51230335"/>
        <w:bookmarkStart w:id="2194" w:name="_Toc51230623"/>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del>
    </w:p>
    <w:p w14:paraId="2C8BBC36" w14:textId="28BC3333" w:rsidR="00616CFC" w:rsidRPr="005B1FD4" w:rsidDel="00021BEB" w:rsidRDefault="00616CFC">
      <w:pPr>
        <w:pStyle w:val="Heading2"/>
        <w:rPr>
          <w:del w:id="2195" w:author="David Taylor" w:date="2020-09-11T15:11:00Z"/>
          <w:b w:val="0"/>
          <w:rPrChange w:id="2196" w:author="David Taylor" w:date="2020-09-11T15:03:00Z">
            <w:rPr>
              <w:del w:id="2197" w:author="David Taylor" w:date="2020-09-11T15:11:00Z"/>
              <w:rFonts w:cstheme="majorHAnsi"/>
              <w:b/>
            </w:rPr>
          </w:rPrChange>
        </w:rPr>
        <w:pPrChange w:id="2198" w:author="David Taylor" w:date="2020-09-11T16:11:00Z">
          <w:pPr/>
        </w:pPrChange>
      </w:pPr>
      <w:del w:id="2199" w:author="David Taylor" w:date="2020-09-11T15:11:00Z">
        <w:r w:rsidRPr="005B1FD4" w:rsidDel="00021BEB">
          <w:rPr>
            <w:b w:val="0"/>
            <w:rPrChange w:id="2200" w:author="David Taylor" w:date="2020-09-11T15:03:00Z">
              <w:rPr>
                <w:rFonts w:cstheme="majorHAnsi"/>
                <w:b/>
              </w:rPr>
            </w:rPrChange>
          </w:rPr>
          <w:delText>To secure the product against shocks:</w:delText>
        </w:r>
        <w:bookmarkStart w:id="2201" w:name="_Toc50733606"/>
        <w:bookmarkStart w:id="2202" w:name="_Toc50733713"/>
        <w:bookmarkStart w:id="2203" w:name="_Toc50733820"/>
        <w:bookmarkStart w:id="2204" w:name="_Toc50733911"/>
        <w:bookmarkStart w:id="2205" w:name="_Toc50734004"/>
        <w:bookmarkStart w:id="2206" w:name="_Toc50736611"/>
        <w:bookmarkStart w:id="2207" w:name="_Toc50736705"/>
        <w:bookmarkStart w:id="2208" w:name="_Toc50736808"/>
        <w:bookmarkStart w:id="2209" w:name="_Toc50736900"/>
        <w:bookmarkStart w:id="2210" w:name="_Toc50736992"/>
        <w:bookmarkStart w:id="2211" w:name="_Toc50737085"/>
        <w:bookmarkStart w:id="2212" w:name="_Toc50975933"/>
        <w:bookmarkStart w:id="2213" w:name="_Toc51093918"/>
        <w:bookmarkStart w:id="2214" w:name="_Toc51142928"/>
        <w:bookmarkStart w:id="2215" w:name="_Toc51225563"/>
        <w:bookmarkStart w:id="2216" w:name="_Toc51226070"/>
        <w:bookmarkStart w:id="2217" w:name="_Toc51226384"/>
        <w:bookmarkStart w:id="2218" w:name="_Toc51228384"/>
        <w:bookmarkStart w:id="2219" w:name="_Toc51228891"/>
        <w:bookmarkStart w:id="2220" w:name="_Toc51229179"/>
        <w:bookmarkStart w:id="2221" w:name="_Toc51230336"/>
        <w:bookmarkStart w:id="2222" w:name="_Toc51230624"/>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del>
    </w:p>
    <w:p w14:paraId="07C0343E" w14:textId="74923100" w:rsidR="00616CFC" w:rsidRPr="00D008D7" w:rsidDel="00021BEB" w:rsidRDefault="00616CFC">
      <w:pPr>
        <w:pStyle w:val="Heading2"/>
        <w:rPr>
          <w:del w:id="2223" w:author="David Taylor" w:date="2020-09-11T15:11:00Z"/>
        </w:rPr>
        <w:pPrChange w:id="2224" w:author="David Taylor" w:date="2020-09-11T16:11:00Z">
          <w:pPr>
            <w:pStyle w:val="ListNumber"/>
            <w:numPr>
              <w:numId w:val="24"/>
            </w:numPr>
          </w:pPr>
        </w:pPrChange>
      </w:pPr>
      <w:del w:id="2225" w:author="David Taylor" w:date="2020-09-11T15:11:00Z">
        <w:r w:rsidRPr="00D008D7" w:rsidDel="00021BEB">
          <w:delText>Do this.</w:delText>
        </w:r>
        <w:bookmarkStart w:id="2226" w:name="_Toc50733607"/>
        <w:bookmarkStart w:id="2227" w:name="_Toc50733714"/>
        <w:bookmarkStart w:id="2228" w:name="_Toc50733821"/>
        <w:bookmarkStart w:id="2229" w:name="_Toc50733912"/>
        <w:bookmarkStart w:id="2230" w:name="_Toc50734005"/>
        <w:bookmarkStart w:id="2231" w:name="_Toc50736612"/>
        <w:bookmarkStart w:id="2232" w:name="_Toc50736706"/>
        <w:bookmarkStart w:id="2233" w:name="_Toc50736809"/>
        <w:bookmarkStart w:id="2234" w:name="_Toc50736901"/>
        <w:bookmarkStart w:id="2235" w:name="_Toc50736993"/>
        <w:bookmarkStart w:id="2236" w:name="_Toc50737086"/>
        <w:bookmarkStart w:id="2237" w:name="_Toc50975934"/>
        <w:bookmarkStart w:id="2238" w:name="_Toc51093919"/>
        <w:bookmarkStart w:id="2239" w:name="_Toc51142929"/>
        <w:bookmarkStart w:id="2240" w:name="_Toc51225564"/>
        <w:bookmarkStart w:id="2241" w:name="_Toc51226071"/>
        <w:bookmarkStart w:id="2242" w:name="_Toc51226385"/>
        <w:bookmarkStart w:id="2243" w:name="_Toc51228385"/>
        <w:bookmarkStart w:id="2244" w:name="_Toc51228892"/>
        <w:bookmarkStart w:id="2245" w:name="_Toc51229180"/>
        <w:bookmarkStart w:id="2246" w:name="_Toc51230337"/>
        <w:bookmarkStart w:id="2247" w:name="_Toc512306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del>
    </w:p>
    <w:p w14:paraId="73A0F314" w14:textId="613330AB" w:rsidR="00616CFC" w:rsidRPr="00D008D7" w:rsidDel="00021BEB" w:rsidRDefault="00616CFC">
      <w:pPr>
        <w:pStyle w:val="Heading2"/>
        <w:rPr>
          <w:del w:id="2248" w:author="David Taylor" w:date="2020-09-11T15:11:00Z"/>
        </w:rPr>
        <w:pPrChange w:id="2249" w:author="David Taylor" w:date="2020-09-11T16:11:00Z">
          <w:pPr>
            <w:pStyle w:val="ListNumber"/>
          </w:pPr>
        </w:pPrChange>
      </w:pPr>
      <w:del w:id="2250" w:author="David Taylor" w:date="2020-09-11T15:11:00Z">
        <w:r w:rsidRPr="00D008D7" w:rsidDel="00021BEB">
          <w:delText>Complete an action.</w:delText>
        </w:r>
        <w:bookmarkStart w:id="2251" w:name="_Toc50733608"/>
        <w:bookmarkStart w:id="2252" w:name="_Toc50733715"/>
        <w:bookmarkStart w:id="2253" w:name="_Toc50733822"/>
        <w:bookmarkStart w:id="2254" w:name="_Toc50733913"/>
        <w:bookmarkStart w:id="2255" w:name="_Toc50734006"/>
        <w:bookmarkStart w:id="2256" w:name="_Toc50736613"/>
        <w:bookmarkStart w:id="2257" w:name="_Toc50736707"/>
        <w:bookmarkStart w:id="2258" w:name="_Toc50736810"/>
        <w:bookmarkStart w:id="2259" w:name="_Toc50736902"/>
        <w:bookmarkStart w:id="2260" w:name="_Toc50736994"/>
        <w:bookmarkStart w:id="2261" w:name="_Toc50737087"/>
        <w:bookmarkStart w:id="2262" w:name="_Toc50975935"/>
        <w:bookmarkStart w:id="2263" w:name="_Toc51093920"/>
        <w:bookmarkStart w:id="2264" w:name="_Toc51142930"/>
        <w:bookmarkStart w:id="2265" w:name="_Toc51225565"/>
        <w:bookmarkStart w:id="2266" w:name="_Toc51226072"/>
        <w:bookmarkStart w:id="2267" w:name="_Toc51226386"/>
        <w:bookmarkStart w:id="2268" w:name="_Toc51228386"/>
        <w:bookmarkStart w:id="2269" w:name="_Toc51228893"/>
        <w:bookmarkStart w:id="2270" w:name="_Toc51229181"/>
        <w:bookmarkStart w:id="2271" w:name="_Toc51230338"/>
        <w:bookmarkStart w:id="2272" w:name="_Toc51230626"/>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del>
    </w:p>
    <w:p w14:paraId="009A4E31" w14:textId="7FCFFE3B" w:rsidR="00616CFC" w:rsidRPr="00D008D7" w:rsidDel="00021BEB" w:rsidRDefault="00616CFC">
      <w:pPr>
        <w:pStyle w:val="Heading2"/>
        <w:rPr>
          <w:del w:id="2273" w:author="David Taylor" w:date="2020-09-11T15:11:00Z"/>
        </w:rPr>
        <w:pPrChange w:id="2274" w:author="David Taylor" w:date="2020-09-11T16:11:00Z">
          <w:pPr>
            <w:pStyle w:val="ListNumber"/>
          </w:pPr>
        </w:pPrChange>
      </w:pPr>
      <w:del w:id="2275" w:author="David Taylor" w:date="2020-09-11T15:11:00Z">
        <w:r w:rsidRPr="00D008D7" w:rsidDel="00021BEB">
          <w:delText xml:space="preserve">Push the </w:delText>
        </w:r>
        <w:r w:rsidRPr="005B1FD4" w:rsidDel="00021BEB">
          <w:rPr>
            <w:b w:val="0"/>
            <w:rPrChange w:id="2276" w:author="David Taylor" w:date="2020-09-11T15:03:00Z">
              <w:rPr>
                <w:b/>
              </w:rPr>
            </w:rPrChange>
          </w:rPr>
          <w:delText>button</w:delText>
        </w:r>
        <w:r w:rsidRPr="00D008D7" w:rsidDel="00021BEB">
          <w:delText>.</w:delText>
        </w:r>
        <w:bookmarkStart w:id="2277" w:name="_Toc50733609"/>
        <w:bookmarkStart w:id="2278" w:name="_Toc50733716"/>
        <w:bookmarkStart w:id="2279" w:name="_Toc50733823"/>
        <w:bookmarkStart w:id="2280" w:name="_Toc50733914"/>
        <w:bookmarkStart w:id="2281" w:name="_Toc50734007"/>
        <w:bookmarkStart w:id="2282" w:name="_Toc50736614"/>
        <w:bookmarkStart w:id="2283" w:name="_Toc50736708"/>
        <w:bookmarkStart w:id="2284" w:name="_Toc50736811"/>
        <w:bookmarkStart w:id="2285" w:name="_Toc50736903"/>
        <w:bookmarkStart w:id="2286" w:name="_Toc50736995"/>
        <w:bookmarkStart w:id="2287" w:name="_Toc50737088"/>
        <w:bookmarkStart w:id="2288" w:name="_Toc50975936"/>
        <w:bookmarkStart w:id="2289" w:name="_Toc51093921"/>
        <w:bookmarkStart w:id="2290" w:name="_Toc51142931"/>
        <w:bookmarkStart w:id="2291" w:name="_Toc51225566"/>
        <w:bookmarkStart w:id="2292" w:name="_Toc51226073"/>
        <w:bookmarkStart w:id="2293" w:name="_Toc51226387"/>
        <w:bookmarkStart w:id="2294" w:name="_Toc51228387"/>
        <w:bookmarkStart w:id="2295" w:name="_Toc51228894"/>
        <w:bookmarkStart w:id="2296" w:name="_Toc51229182"/>
        <w:bookmarkStart w:id="2297" w:name="_Toc51230339"/>
        <w:bookmarkStart w:id="2298" w:name="_Toc51230627"/>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del>
    </w:p>
    <w:p w14:paraId="6E3C657E" w14:textId="4BC28363" w:rsidR="00616CFC" w:rsidRPr="00324902" w:rsidDel="00424BB9" w:rsidRDefault="00616CFC">
      <w:pPr>
        <w:pStyle w:val="Heading2"/>
        <w:rPr>
          <w:del w:id="2299" w:author="David Taylor" w:date="2020-09-11T16:11:00Z"/>
        </w:rPr>
        <w:pPrChange w:id="2300" w:author="David Taylor" w:date="2020-09-11T16:11:00Z">
          <w:pPr>
            <w:spacing w:after="0" w:line="240" w:lineRule="auto"/>
          </w:pPr>
        </w:pPrChange>
      </w:pPr>
      <w:del w:id="2301" w:author="David Taylor" w:date="2020-09-11T15:11:00Z">
        <w:r w:rsidRPr="00324902" w:rsidDel="00021BEB">
          <w:br w:type="page"/>
        </w:r>
      </w:del>
    </w:p>
    <w:p w14:paraId="6B230DFC" w14:textId="183886EF" w:rsidR="00CE6550" w:rsidRPr="00424BB9" w:rsidDel="00021BEB" w:rsidRDefault="00CE6550">
      <w:pPr>
        <w:pStyle w:val="Heading2"/>
        <w:rPr>
          <w:del w:id="2302" w:author="David Taylor" w:date="2020-09-11T15:12:00Z"/>
          <w:rFonts w:cs="Times New Roman"/>
          <w:color w:val="auto"/>
          <w:rPrChange w:id="2303" w:author="David Taylor" w:date="2020-09-11T16:07:00Z">
            <w:rPr>
              <w:del w:id="2304" w:author="David Taylor" w:date="2020-09-11T15:12:00Z"/>
              <w:rFonts w:cstheme="majorHAnsi"/>
              <w:color w:val="000000"/>
            </w:rPr>
          </w:rPrChange>
        </w:rPr>
      </w:pPr>
      <w:del w:id="2305" w:author="David Taylor" w:date="2020-09-11T15:12:00Z">
        <w:r w:rsidRPr="00424BB9" w:rsidDel="00021BEB">
          <w:rPr>
            <w:rFonts w:cs="Times New Roman"/>
            <w:b w:val="0"/>
            <w:bCs w:val="0"/>
            <w:color w:val="auto"/>
            <w:rPrChange w:id="2306" w:author="David Taylor" w:date="2020-09-11T16:07:00Z">
              <w:rPr>
                <w:rFonts w:cstheme="majorHAnsi"/>
                <w:b w:val="0"/>
                <w:bCs w:val="0"/>
                <w:color w:val="000000"/>
              </w:rPr>
            </w:rPrChange>
          </w:rPr>
          <w:delText>How to Install the Product</w:delText>
        </w:r>
        <w:bookmarkStart w:id="2307" w:name="_Toc50732542"/>
        <w:bookmarkStart w:id="2308" w:name="_Toc50732861"/>
        <w:bookmarkStart w:id="2309" w:name="_Toc50733029"/>
        <w:bookmarkStart w:id="2310" w:name="_Toc50733139"/>
        <w:bookmarkStart w:id="2311" w:name="_Toc50733249"/>
        <w:bookmarkStart w:id="2312" w:name="_Toc50733359"/>
        <w:bookmarkStart w:id="2313" w:name="_Toc50733469"/>
        <w:bookmarkStart w:id="2314" w:name="_Toc50733610"/>
        <w:bookmarkStart w:id="2315" w:name="_Toc50733717"/>
        <w:bookmarkStart w:id="2316" w:name="_Toc50733824"/>
        <w:bookmarkStart w:id="2317" w:name="_Toc50733915"/>
        <w:bookmarkStart w:id="2318" w:name="_Toc50734008"/>
        <w:bookmarkStart w:id="2319" w:name="_Toc50736615"/>
        <w:bookmarkStart w:id="2320" w:name="_Toc50736709"/>
        <w:bookmarkStart w:id="2321" w:name="_Toc50736812"/>
        <w:bookmarkStart w:id="2322" w:name="_Toc50736904"/>
        <w:bookmarkStart w:id="2323" w:name="_Toc50736996"/>
        <w:bookmarkStart w:id="2324" w:name="_Toc50737089"/>
        <w:bookmarkStart w:id="2325" w:name="_Toc50975937"/>
        <w:bookmarkStart w:id="2326" w:name="_Toc51093922"/>
        <w:bookmarkStart w:id="2327" w:name="_Toc51142932"/>
        <w:bookmarkStart w:id="2328" w:name="_Toc51225567"/>
        <w:bookmarkStart w:id="2329" w:name="_Toc51226074"/>
        <w:bookmarkStart w:id="2330" w:name="_Toc51226388"/>
        <w:bookmarkStart w:id="2331" w:name="_Toc51228388"/>
        <w:bookmarkStart w:id="2332" w:name="_Toc51228895"/>
        <w:bookmarkStart w:id="2333" w:name="_Toc51229183"/>
        <w:bookmarkStart w:id="2334" w:name="_Toc51230340"/>
        <w:bookmarkStart w:id="2335" w:name="_Toc51230628"/>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del>
    </w:p>
    <w:p w14:paraId="2B76F9D0" w14:textId="451FB48A" w:rsidR="007D0686" w:rsidRPr="00D008D7" w:rsidRDefault="007D0686">
      <w:pPr>
        <w:pStyle w:val="Heading2"/>
        <w:rPr>
          <w:ins w:id="2336" w:author="David Taylor" w:date="2020-09-11T15:04:00Z"/>
        </w:rPr>
        <w:pPrChange w:id="2337" w:author="David Taylor" w:date="2020-09-11T16:11:00Z">
          <w:pPr>
            <w:pStyle w:val="Heading3"/>
          </w:pPr>
        </w:pPrChange>
      </w:pPr>
      <w:del w:id="2338" w:author="David Taylor" w:date="2020-09-11T15:03:00Z">
        <w:r w:rsidRPr="00D008D7" w:rsidDel="005B1FD4">
          <w:delText xml:space="preserve">Removal of the transport and packaging </w:delText>
        </w:r>
        <w:r w:rsidR="009D2DCF" w:rsidRPr="00D008D7" w:rsidDel="005B1FD4">
          <w:delText>restraints</w:delText>
        </w:r>
      </w:del>
      <w:bookmarkStart w:id="2339" w:name="_Toc51230629"/>
      <w:ins w:id="2340" w:author="David Taylor" w:date="2020-09-11T16:01:00Z">
        <w:r w:rsidR="006B39A4" w:rsidRPr="00424BB9">
          <w:rPr>
            <w:rFonts w:cs="Times New Roman"/>
            <w:color w:val="auto"/>
            <w:rPrChange w:id="2341" w:author="David Taylor" w:date="2020-09-11T16:07:00Z">
              <w:rPr>
                <w:rFonts w:cstheme="majorHAnsi"/>
                <w:color w:val="000000"/>
              </w:rPr>
            </w:rPrChange>
          </w:rPr>
          <w:t>F</w:t>
        </w:r>
      </w:ins>
      <w:ins w:id="2342" w:author="David Taylor" w:date="2020-09-11T15:04:00Z">
        <w:r w:rsidR="005B1FD4" w:rsidRPr="00D008D7">
          <w:t xml:space="preserve">irmware </w:t>
        </w:r>
      </w:ins>
      <w:ins w:id="2343" w:author="Tristan Stark" w:date="2020-09-15T20:58:00Z">
        <w:r w:rsidR="0048401E">
          <w:t>C</w:t>
        </w:r>
      </w:ins>
      <w:ins w:id="2344" w:author="David Taylor" w:date="2020-09-11T15:04:00Z">
        <w:del w:id="2345" w:author="Tristan Stark" w:date="2020-09-15T20:58:00Z">
          <w:r w:rsidR="005B1FD4" w:rsidRPr="00D008D7" w:rsidDel="0048401E">
            <w:delText>c</w:delText>
          </w:r>
        </w:del>
        <w:r w:rsidR="005B1FD4" w:rsidRPr="00D008D7">
          <w:t>onfiguration</w:t>
        </w:r>
        <w:bookmarkEnd w:id="2339"/>
      </w:ins>
    </w:p>
    <w:p w14:paraId="3C8C7B49" w14:textId="1CB7A8C0" w:rsidR="005B1FD4" w:rsidRDefault="005B1FD4" w:rsidP="005B1FD4">
      <w:pPr>
        <w:rPr>
          <w:ins w:id="2346" w:author="David Taylor" w:date="2020-09-11T15:06:00Z"/>
        </w:rPr>
      </w:pPr>
      <w:ins w:id="2347" w:author="David Taylor" w:date="2020-09-11T15:06:00Z">
        <w:r>
          <w:t>The firmware must be configured to use the LoRaWAN protocol and to have the correct ThingsNetwork identifiers.</w:t>
        </w:r>
      </w:ins>
      <w:ins w:id="2348" w:author="David Taylor" w:date="2020-09-11T15:07:00Z">
        <w:r>
          <w:t xml:space="preserve"> The firmware configuration must be done in the source code</w:t>
        </w:r>
      </w:ins>
      <w:ins w:id="2349" w:author="Tristan Stark" w:date="2020-09-15T20:23:00Z">
        <w:r w:rsidR="00F841AD">
          <w:t>. The appropriate files are detailed below:</w:t>
        </w:r>
      </w:ins>
      <w:ins w:id="2350" w:author="David Taylor" w:date="2020-09-11T15:07:00Z">
        <w:del w:id="2351" w:author="Tristan Stark" w:date="2020-09-15T20:23:00Z">
          <w:r w:rsidDel="00F841AD">
            <w:delText>.</w:delText>
          </w:r>
        </w:del>
      </w:ins>
    </w:p>
    <w:p w14:paraId="746268CC" w14:textId="77777777" w:rsidR="005B1FD4" w:rsidRPr="00C2151C" w:rsidRDefault="005B1FD4">
      <w:pPr>
        <w:pStyle w:val="Heading3"/>
        <w:rPr>
          <w:ins w:id="2352" w:author="David Taylor" w:date="2020-09-11T15:06:00Z"/>
        </w:rPr>
      </w:pPr>
      <w:bookmarkStart w:id="2353" w:name="_Toc42454807"/>
      <w:bookmarkStart w:id="2354" w:name="_Ref50729845"/>
      <w:bookmarkStart w:id="2355" w:name="_Toc51230630"/>
      <w:ins w:id="2356" w:author="David Taylor" w:date="2020-09-11T15:06:00Z">
        <w:r w:rsidRPr="00C2151C">
          <w:t>config.h</w:t>
        </w:r>
        <w:bookmarkEnd w:id="2353"/>
        <w:bookmarkEnd w:id="2354"/>
        <w:bookmarkEnd w:id="2355"/>
      </w:ins>
    </w:p>
    <w:p w14:paraId="7E5B4CAC" w14:textId="77777777" w:rsidR="005B1FD4" w:rsidRDefault="005B1FD4" w:rsidP="005B1FD4">
      <w:pPr>
        <w:rPr>
          <w:ins w:id="2357" w:author="David Taylor" w:date="2020-09-11T15:06:00Z"/>
        </w:rPr>
      </w:pPr>
      <w:ins w:id="2358" w:author="David Taylor" w:date="2020-09-11T15:06:00Z">
        <w:r>
          <w:t>The macro to choose between the WiFi and LoRaWAN protocols is defined in config.h. It must be set to USE_LORAWAN, and the USE_WIFI macro must not be defined.</w:t>
        </w:r>
      </w:ins>
    </w:p>
    <w:p w14:paraId="0F99585A" w14:textId="6A6F7D8C" w:rsidR="005B1FD4" w:rsidRDefault="005B1FD4" w:rsidP="005B1FD4">
      <w:pPr>
        <w:rPr>
          <w:ins w:id="2359" w:author="David Taylor" w:date="2020-09-11T15:06:00Z"/>
        </w:rPr>
      </w:pPr>
      <w:ins w:id="2360" w:author="David Taylor" w:date="2020-09-11T15:06:00Z">
        <w:r>
          <w:t>For the breadboard tests, set PUMP_CONTROL_PIN = 13 to use the build-in LED. This will light the LED when the pump control signal is high – i.e. the pump should be running and put the LED out when the pump is not running.</w:t>
        </w:r>
      </w:ins>
      <w:ins w:id="2361" w:author="David Taylor" w:date="2020-09-11T15:08:00Z">
        <w:r w:rsidR="0040288B">
          <w:t xml:space="preserve"> </w:t>
        </w:r>
      </w:ins>
    </w:p>
    <w:p w14:paraId="08DF1D89" w14:textId="77777777" w:rsidR="005B1FD4" w:rsidRDefault="005B1FD4" w:rsidP="005B1FD4">
      <w:pPr>
        <w:rPr>
          <w:ins w:id="2362" w:author="David Taylor" w:date="2020-09-11T15:06:00Z"/>
        </w:rPr>
      </w:pPr>
      <w:ins w:id="2363" w:author="David Taylor" w:date="2020-09-11T15:06:00Z">
        <w:r>
          <w:rPr>
            <w:noProof/>
          </w:rPr>
          <w:drawing>
            <wp:inline distT="0" distB="0" distL="0" distR="0" wp14:anchorId="2E0696AD" wp14:editId="4DCF443D">
              <wp:extent cx="4182428" cy="3878553"/>
              <wp:effectExtent l="0" t="0" r="889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182428" cy="3878553"/>
                      </a:xfrm>
                      <a:prstGeom prst="rect">
                        <a:avLst/>
                      </a:prstGeom>
                      <a:noFill/>
                      <a:ln>
                        <a:noFill/>
                      </a:ln>
                    </pic:spPr>
                  </pic:pic>
                </a:graphicData>
              </a:graphic>
            </wp:inline>
          </w:drawing>
        </w:r>
      </w:ins>
    </w:p>
    <w:p w14:paraId="727CC405" w14:textId="77777777" w:rsidR="005B1FD4" w:rsidRDefault="005B1FD4" w:rsidP="005B1FD4">
      <w:pPr>
        <w:rPr>
          <w:ins w:id="2364" w:author="David Taylor" w:date="2020-09-11T15:06:00Z"/>
        </w:rPr>
      </w:pPr>
    </w:p>
    <w:p w14:paraId="3778D6F3" w14:textId="77777777" w:rsidR="005B1FD4" w:rsidRPr="00181887" w:rsidRDefault="005B1FD4">
      <w:pPr>
        <w:pStyle w:val="Heading3"/>
        <w:rPr>
          <w:ins w:id="2365" w:author="David Taylor" w:date="2020-09-11T15:06:00Z"/>
        </w:rPr>
        <w:pPrChange w:id="2366" w:author="David Taylor" w:date="2020-09-11T15:12:00Z">
          <w:pPr>
            <w:pStyle w:val="Heading4"/>
          </w:pPr>
        </w:pPrChange>
      </w:pPr>
      <w:bookmarkStart w:id="2367" w:name="_Toc51230631"/>
      <w:ins w:id="2368" w:author="David Taylor" w:date="2020-09-11T15:06:00Z">
        <w:r>
          <w:lastRenderedPageBreak/>
          <w:t>a</w:t>
        </w:r>
        <w:r w:rsidRPr="00181887">
          <w:t>rduino_secrets.h</w:t>
        </w:r>
        <w:bookmarkEnd w:id="2367"/>
      </w:ins>
    </w:p>
    <w:p w14:paraId="31DAE7BE" w14:textId="09F156CB" w:rsidR="005B1FD4" w:rsidRDefault="005B1FD4" w:rsidP="005B1FD4">
      <w:pPr>
        <w:rPr>
          <w:ins w:id="2369" w:author="David Taylor" w:date="2020-09-11T15:06:00Z"/>
        </w:rPr>
      </w:pPr>
      <w:ins w:id="2370" w:author="David Taylor" w:date="2020-09-11T15:06:00Z">
        <w:r>
          <w:t xml:space="preserve">The </w:t>
        </w:r>
      </w:ins>
      <w:ins w:id="2371" w:author="David Taylor" w:date="2020-09-11T15:08:00Z">
        <w:r w:rsidR="00C25F98">
          <w:t>Things N</w:t>
        </w:r>
      </w:ins>
      <w:ins w:id="2372" w:author="David Taylor" w:date="2020-09-11T15:09:00Z">
        <w:r w:rsidR="00C25F98">
          <w:t xml:space="preserve">etwork application and </w:t>
        </w:r>
      </w:ins>
      <w:ins w:id="2373" w:author="David Taylor" w:date="2020-09-11T15:06:00Z">
        <w:r>
          <w:t>device keys must be set in arduino_secrets.h. Note the byte ordering requirements and note on the ThingsNetwork screenshot how to get them in the correct order.</w:t>
        </w:r>
      </w:ins>
    </w:p>
    <w:p w14:paraId="35F93818" w14:textId="77777777" w:rsidR="005B1FD4" w:rsidRDefault="005B1FD4" w:rsidP="005B1FD4">
      <w:pPr>
        <w:rPr>
          <w:ins w:id="2374" w:author="David Taylor" w:date="2020-09-11T15:06:00Z"/>
        </w:rPr>
      </w:pPr>
    </w:p>
    <w:p w14:paraId="34E9C2EB" w14:textId="77777777" w:rsidR="005B1FD4" w:rsidRDefault="005B1FD4" w:rsidP="005B1FD4">
      <w:pPr>
        <w:rPr>
          <w:ins w:id="2375" w:author="David Taylor" w:date="2020-09-11T15:06:00Z"/>
        </w:rPr>
      </w:pPr>
      <w:ins w:id="2376" w:author="David Taylor" w:date="2020-09-11T15:06:00Z">
        <w:r>
          <w:rPr>
            <w:noProof/>
          </w:rPr>
          <w:drawing>
            <wp:inline distT="0" distB="0" distL="0" distR="0" wp14:anchorId="2379A663" wp14:editId="0CF0EFB9">
              <wp:extent cx="5715000" cy="2714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15000" cy="2714625"/>
                      </a:xfrm>
                      <a:prstGeom prst="rect">
                        <a:avLst/>
                      </a:prstGeom>
                      <a:noFill/>
                      <a:ln>
                        <a:noFill/>
                      </a:ln>
                    </pic:spPr>
                  </pic:pic>
                </a:graphicData>
              </a:graphic>
            </wp:inline>
          </w:drawing>
        </w:r>
      </w:ins>
    </w:p>
    <w:p w14:paraId="06E76ED1" w14:textId="77777777" w:rsidR="005B1FD4" w:rsidRDefault="005B1FD4" w:rsidP="005B1FD4">
      <w:pPr>
        <w:rPr>
          <w:ins w:id="2377" w:author="David Taylor" w:date="2020-09-11T15:06:00Z"/>
        </w:rPr>
      </w:pPr>
    </w:p>
    <w:p w14:paraId="7792F94D" w14:textId="77777777" w:rsidR="005B1FD4" w:rsidRDefault="005B1FD4" w:rsidP="005B1FD4">
      <w:pPr>
        <w:rPr>
          <w:ins w:id="2378" w:author="David Taylor" w:date="2020-09-11T15:06:00Z"/>
        </w:rPr>
      </w:pPr>
      <w:ins w:id="2379" w:author="David Taylor" w:date="2020-09-11T15:06:00Z">
        <w:r>
          <w:rPr>
            <w:noProof/>
          </w:rPr>
          <w:drawing>
            <wp:inline distT="0" distB="0" distL="0" distR="0" wp14:anchorId="122931D3" wp14:editId="5169262C">
              <wp:extent cx="5730238" cy="3264659"/>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730238" cy="3264659"/>
                      </a:xfrm>
                      <a:prstGeom prst="rect">
                        <a:avLst/>
                      </a:prstGeom>
                      <a:noFill/>
                      <a:ln>
                        <a:noFill/>
                      </a:ln>
                    </pic:spPr>
                  </pic:pic>
                </a:graphicData>
              </a:graphic>
            </wp:inline>
          </w:drawing>
        </w:r>
      </w:ins>
    </w:p>
    <w:p w14:paraId="7619FBD4" w14:textId="7517C30F" w:rsidR="005B1FD4" w:rsidDel="00446876" w:rsidRDefault="005B1FD4">
      <w:pPr>
        <w:rPr>
          <w:del w:id="2380" w:author="David Taylor" w:date="2020-09-11T15:09:00Z"/>
        </w:rPr>
      </w:pPr>
      <w:ins w:id="2381" w:author="David Taylor" w:date="2020-09-11T15:06:00Z">
        <w:r>
          <w:lastRenderedPageBreak/>
          <w:t>The firmware must be built and uploaded to the WiFi Feather after these changes have been made.</w:t>
        </w:r>
      </w:ins>
      <w:bookmarkStart w:id="2382" w:name="_Toc50729471"/>
      <w:bookmarkStart w:id="2383" w:name="_Toc50732546"/>
      <w:bookmarkStart w:id="2384" w:name="_Toc50732865"/>
      <w:bookmarkStart w:id="2385" w:name="_Toc50733033"/>
      <w:bookmarkStart w:id="2386" w:name="_Toc50733143"/>
      <w:bookmarkStart w:id="2387" w:name="_Toc50733253"/>
      <w:bookmarkStart w:id="2388" w:name="_Toc50733363"/>
      <w:bookmarkStart w:id="2389" w:name="_Toc50733473"/>
      <w:bookmarkEnd w:id="2382"/>
      <w:bookmarkEnd w:id="2383"/>
      <w:bookmarkEnd w:id="2384"/>
      <w:bookmarkEnd w:id="2385"/>
      <w:bookmarkEnd w:id="2386"/>
      <w:bookmarkEnd w:id="2387"/>
      <w:bookmarkEnd w:id="2388"/>
      <w:bookmarkEnd w:id="2389"/>
    </w:p>
    <w:p w14:paraId="2BA30ABD" w14:textId="0DAB6A4D" w:rsidR="00446876" w:rsidRDefault="00446876" w:rsidP="00446876">
      <w:pPr>
        <w:rPr>
          <w:ins w:id="2390" w:author="David Taylor" w:date="2020-09-11T17:11:00Z"/>
          <w:color w:val="000000" w:themeColor="text1"/>
        </w:rPr>
      </w:pPr>
    </w:p>
    <w:p w14:paraId="419483E1" w14:textId="497EC1FD" w:rsidR="0022373E" w:rsidRDefault="0022373E" w:rsidP="00446876">
      <w:pPr>
        <w:rPr>
          <w:ins w:id="2391" w:author="David Taylor" w:date="2020-09-11T17:11:00Z"/>
          <w:color w:val="000000" w:themeColor="text1"/>
        </w:rPr>
      </w:pPr>
    </w:p>
    <w:p w14:paraId="1EE4E27A" w14:textId="1FF0FC62" w:rsidR="0022373E" w:rsidRDefault="0022373E">
      <w:pPr>
        <w:pStyle w:val="Heading2"/>
        <w:rPr>
          <w:ins w:id="2392" w:author="David Taylor" w:date="2020-09-11T17:09:00Z"/>
        </w:rPr>
        <w:pPrChange w:id="2393" w:author="David Taylor" w:date="2020-09-11T17:12:00Z">
          <w:pPr/>
        </w:pPrChange>
      </w:pPr>
      <w:bookmarkStart w:id="2394" w:name="_Ref51230205"/>
      <w:bookmarkStart w:id="2395" w:name="_Toc51230632"/>
      <w:ins w:id="2396" w:author="David Taylor" w:date="2020-09-11T17:12:00Z">
        <w:r>
          <w:t>I/O Pins</w:t>
        </w:r>
      </w:ins>
      <w:bookmarkEnd w:id="2394"/>
      <w:bookmarkEnd w:id="2395"/>
    </w:p>
    <w:p w14:paraId="3EA49986" w14:textId="2AE150F5" w:rsidR="009D2DCF" w:rsidDel="00446876" w:rsidRDefault="009D2DCF">
      <w:pPr>
        <w:rPr>
          <w:del w:id="2397" w:author="David Taylor" w:date="2020-09-11T15:09:00Z"/>
        </w:rPr>
      </w:pPr>
      <w:del w:id="2398" w:author="David Taylor" w:date="2020-09-11T15:09:00Z">
        <w:r w:rsidRPr="00D008D7" w:rsidDel="00C25F98">
          <w:delText>Lorem ipsum dolor sit amet, consectetur adipiscing elit. Etiam at porta est, et lobortis sem. Duis imperdiet in nisl sed luctus.</w:delText>
        </w:r>
        <w:bookmarkStart w:id="2399" w:name="_Toc50729472"/>
        <w:bookmarkStart w:id="2400" w:name="_Toc50732547"/>
        <w:bookmarkStart w:id="2401" w:name="_Toc50732866"/>
        <w:bookmarkStart w:id="2402" w:name="_Toc50733034"/>
        <w:bookmarkStart w:id="2403" w:name="_Toc50733144"/>
        <w:bookmarkStart w:id="2404" w:name="_Toc50733254"/>
        <w:bookmarkStart w:id="2405" w:name="_Toc50733364"/>
        <w:bookmarkStart w:id="2406" w:name="_Toc50733474"/>
        <w:bookmarkEnd w:id="2399"/>
        <w:bookmarkEnd w:id="2400"/>
        <w:bookmarkEnd w:id="2401"/>
        <w:bookmarkEnd w:id="2402"/>
        <w:bookmarkEnd w:id="2403"/>
        <w:bookmarkEnd w:id="2404"/>
        <w:bookmarkEnd w:id="2405"/>
        <w:bookmarkEnd w:id="2406"/>
      </w:del>
    </w:p>
    <w:p w14:paraId="4BA27009" w14:textId="3BE2421E" w:rsidR="009D2DCF" w:rsidRPr="00424BB9" w:rsidDel="00C25F98" w:rsidRDefault="009D2DCF">
      <w:pPr>
        <w:pStyle w:val="Heading2"/>
        <w:rPr>
          <w:del w:id="2407" w:author="David Taylor" w:date="2020-09-11T15:09:00Z"/>
          <w:b w:val="0"/>
          <w:rPrChange w:id="2408" w:author="David Taylor" w:date="2020-09-11T16:07:00Z">
            <w:rPr>
              <w:del w:id="2409" w:author="David Taylor" w:date="2020-09-11T15:09:00Z"/>
              <w:rFonts w:cstheme="majorHAnsi"/>
              <w:b/>
            </w:rPr>
          </w:rPrChange>
        </w:rPr>
        <w:pPrChange w:id="2410" w:author="David Taylor" w:date="2020-09-11T16:08:00Z">
          <w:pPr/>
        </w:pPrChange>
      </w:pPr>
      <w:del w:id="2411" w:author="David Taylor" w:date="2020-09-11T15:09:00Z">
        <w:r w:rsidRPr="00424BB9" w:rsidDel="00C25F98">
          <w:rPr>
            <w:b w:val="0"/>
            <w:rPrChange w:id="2412" w:author="David Taylor" w:date="2020-09-11T16:07:00Z">
              <w:rPr>
                <w:rFonts w:cstheme="majorHAnsi"/>
                <w:b/>
              </w:rPr>
            </w:rPrChange>
          </w:rPr>
          <w:delText>Lorem ipsum:</w:delText>
        </w:r>
        <w:bookmarkStart w:id="2413" w:name="_Toc50729473"/>
        <w:bookmarkStart w:id="2414" w:name="_Toc50732548"/>
        <w:bookmarkStart w:id="2415" w:name="_Toc50732867"/>
        <w:bookmarkStart w:id="2416" w:name="_Toc50733035"/>
        <w:bookmarkStart w:id="2417" w:name="_Toc50733145"/>
        <w:bookmarkStart w:id="2418" w:name="_Toc50733255"/>
        <w:bookmarkStart w:id="2419" w:name="_Toc50733365"/>
        <w:bookmarkStart w:id="2420" w:name="_Toc50733475"/>
        <w:bookmarkEnd w:id="2413"/>
        <w:bookmarkEnd w:id="2414"/>
        <w:bookmarkEnd w:id="2415"/>
        <w:bookmarkEnd w:id="2416"/>
        <w:bookmarkEnd w:id="2417"/>
        <w:bookmarkEnd w:id="2418"/>
        <w:bookmarkEnd w:id="2419"/>
        <w:bookmarkEnd w:id="2420"/>
      </w:del>
    </w:p>
    <w:p w14:paraId="31B0F89D" w14:textId="51E8A2B1" w:rsidR="009D2DCF" w:rsidRPr="00D008D7" w:rsidDel="00C25F98" w:rsidRDefault="009D2DCF">
      <w:pPr>
        <w:pStyle w:val="Heading2"/>
        <w:rPr>
          <w:del w:id="2421" w:author="David Taylor" w:date="2020-09-11T15:09:00Z"/>
        </w:rPr>
        <w:pPrChange w:id="2422" w:author="David Taylor" w:date="2020-09-11T16:08:00Z">
          <w:pPr>
            <w:pStyle w:val="ListNumber"/>
            <w:numPr>
              <w:numId w:val="25"/>
            </w:numPr>
          </w:pPr>
        </w:pPrChange>
      </w:pPr>
      <w:del w:id="2423" w:author="David Taylor" w:date="2020-09-11T15:09:00Z">
        <w:r w:rsidRPr="00D008D7" w:rsidDel="00C25F98">
          <w:delText>Do this.</w:delText>
        </w:r>
        <w:bookmarkStart w:id="2424" w:name="_Toc50729474"/>
        <w:bookmarkStart w:id="2425" w:name="_Toc50732549"/>
        <w:bookmarkStart w:id="2426" w:name="_Toc50732868"/>
        <w:bookmarkStart w:id="2427" w:name="_Toc50733036"/>
        <w:bookmarkStart w:id="2428" w:name="_Toc50733146"/>
        <w:bookmarkStart w:id="2429" w:name="_Toc50733256"/>
        <w:bookmarkStart w:id="2430" w:name="_Toc50733366"/>
        <w:bookmarkStart w:id="2431" w:name="_Toc50733476"/>
        <w:bookmarkEnd w:id="2424"/>
        <w:bookmarkEnd w:id="2425"/>
        <w:bookmarkEnd w:id="2426"/>
        <w:bookmarkEnd w:id="2427"/>
        <w:bookmarkEnd w:id="2428"/>
        <w:bookmarkEnd w:id="2429"/>
        <w:bookmarkEnd w:id="2430"/>
        <w:bookmarkEnd w:id="2431"/>
      </w:del>
    </w:p>
    <w:p w14:paraId="6D3E75BA" w14:textId="3FB8B38A" w:rsidR="009D2DCF" w:rsidRPr="00D008D7" w:rsidDel="00C25F98" w:rsidRDefault="009D2DCF">
      <w:pPr>
        <w:pStyle w:val="Heading2"/>
        <w:rPr>
          <w:del w:id="2432" w:author="David Taylor" w:date="2020-09-11T15:09:00Z"/>
        </w:rPr>
        <w:pPrChange w:id="2433" w:author="David Taylor" w:date="2020-09-11T16:08:00Z">
          <w:pPr>
            <w:pStyle w:val="ListNumber"/>
          </w:pPr>
        </w:pPrChange>
      </w:pPr>
      <w:del w:id="2434" w:author="David Taylor" w:date="2020-09-11T15:09:00Z">
        <w:r w:rsidRPr="00D008D7" w:rsidDel="00C25F98">
          <w:delText>Complete an action.</w:delText>
        </w:r>
        <w:bookmarkStart w:id="2435" w:name="_Toc50729475"/>
        <w:bookmarkStart w:id="2436" w:name="_Toc50732550"/>
        <w:bookmarkStart w:id="2437" w:name="_Toc50732869"/>
        <w:bookmarkStart w:id="2438" w:name="_Toc50733037"/>
        <w:bookmarkStart w:id="2439" w:name="_Toc50733147"/>
        <w:bookmarkStart w:id="2440" w:name="_Toc50733257"/>
        <w:bookmarkStart w:id="2441" w:name="_Toc50733367"/>
        <w:bookmarkStart w:id="2442" w:name="_Toc50733477"/>
        <w:bookmarkEnd w:id="2435"/>
        <w:bookmarkEnd w:id="2436"/>
        <w:bookmarkEnd w:id="2437"/>
        <w:bookmarkEnd w:id="2438"/>
        <w:bookmarkEnd w:id="2439"/>
        <w:bookmarkEnd w:id="2440"/>
        <w:bookmarkEnd w:id="2441"/>
        <w:bookmarkEnd w:id="2442"/>
      </w:del>
    </w:p>
    <w:p w14:paraId="08C66886" w14:textId="76BD14FC" w:rsidR="009D2DCF" w:rsidRPr="00D008D7" w:rsidDel="00C25F98" w:rsidRDefault="009D2DCF">
      <w:pPr>
        <w:pStyle w:val="Heading2"/>
        <w:rPr>
          <w:del w:id="2443" w:author="David Taylor" w:date="2020-09-11T15:09:00Z"/>
        </w:rPr>
        <w:pPrChange w:id="2444" w:author="David Taylor" w:date="2020-09-11T16:08:00Z">
          <w:pPr>
            <w:pStyle w:val="ListNumber"/>
          </w:pPr>
        </w:pPrChange>
      </w:pPr>
      <w:del w:id="2445" w:author="David Taylor" w:date="2020-09-11T15:09:00Z">
        <w:r w:rsidRPr="00D008D7" w:rsidDel="00C25F98">
          <w:delText xml:space="preserve">Push the </w:delText>
        </w:r>
        <w:r w:rsidRPr="00424BB9" w:rsidDel="00C25F98">
          <w:rPr>
            <w:b w:val="0"/>
            <w:rPrChange w:id="2446" w:author="David Taylor" w:date="2020-09-11T16:07:00Z">
              <w:rPr>
                <w:b/>
              </w:rPr>
            </w:rPrChange>
          </w:rPr>
          <w:delText>button</w:delText>
        </w:r>
        <w:r w:rsidRPr="00D008D7" w:rsidDel="00C25F98">
          <w:delText>.</w:delText>
        </w:r>
        <w:bookmarkStart w:id="2447" w:name="_Toc50729476"/>
        <w:bookmarkStart w:id="2448" w:name="_Toc50732551"/>
        <w:bookmarkStart w:id="2449" w:name="_Toc50732870"/>
        <w:bookmarkStart w:id="2450" w:name="_Toc50733038"/>
        <w:bookmarkStart w:id="2451" w:name="_Toc50733148"/>
        <w:bookmarkStart w:id="2452" w:name="_Toc50733258"/>
        <w:bookmarkStart w:id="2453" w:name="_Toc50733368"/>
        <w:bookmarkStart w:id="2454" w:name="_Toc50733478"/>
        <w:bookmarkEnd w:id="2447"/>
        <w:bookmarkEnd w:id="2448"/>
        <w:bookmarkEnd w:id="2449"/>
        <w:bookmarkEnd w:id="2450"/>
        <w:bookmarkEnd w:id="2451"/>
        <w:bookmarkEnd w:id="2452"/>
        <w:bookmarkEnd w:id="2453"/>
        <w:bookmarkEnd w:id="2454"/>
      </w:del>
    </w:p>
    <w:p w14:paraId="16A26C8C" w14:textId="64B44948" w:rsidR="005B1FD4" w:rsidRPr="00D008D7" w:rsidDel="00C25F98" w:rsidRDefault="007D0686">
      <w:pPr>
        <w:pStyle w:val="Heading2"/>
        <w:rPr>
          <w:del w:id="2455" w:author="David Taylor" w:date="2020-09-11T15:09:00Z"/>
        </w:rPr>
        <w:pPrChange w:id="2456" w:author="David Taylor" w:date="2020-09-11T16:08:00Z">
          <w:pPr>
            <w:pStyle w:val="Heading3"/>
          </w:pPr>
        </w:pPrChange>
      </w:pPr>
      <w:del w:id="2457" w:author="David Taylor" w:date="2020-09-11T15:04:00Z">
        <w:r w:rsidRPr="00D008D7" w:rsidDel="005B1FD4">
          <w:rPr>
            <w:b w:val="0"/>
            <w:bCs w:val="0"/>
          </w:rPr>
          <w:delText>Unpacking the product</w:delText>
        </w:r>
      </w:del>
      <w:bookmarkStart w:id="2458" w:name="_Toc50729477"/>
      <w:bookmarkStart w:id="2459" w:name="_Toc50732552"/>
      <w:bookmarkStart w:id="2460" w:name="_Toc50732871"/>
      <w:bookmarkStart w:id="2461" w:name="_Toc50733039"/>
      <w:bookmarkStart w:id="2462" w:name="_Toc50733149"/>
      <w:bookmarkStart w:id="2463" w:name="_Toc50733259"/>
      <w:bookmarkStart w:id="2464" w:name="_Toc50733369"/>
      <w:bookmarkStart w:id="2465" w:name="_Toc50733479"/>
      <w:bookmarkEnd w:id="2458"/>
      <w:bookmarkEnd w:id="2459"/>
      <w:bookmarkEnd w:id="2460"/>
      <w:bookmarkEnd w:id="2461"/>
      <w:bookmarkEnd w:id="2462"/>
      <w:bookmarkEnd w:id="2463"/>
      <w:bookmarkEnd w:id="2464"/>
      <w:bookmarkEnd w:id="2465"/>
    </w:p>
    <w:p w14:paraId="7CB5C7F9" w14:textId="0DBF2C34" w:rsidR="00A940CA" w:rsidRPr="00424BB9" w:rsidDel="00C25F98" w:rsidRDefault="00A940CA">
      <w:pPr>
        <w:pStyle w:val="Heading2"/>
        <w:rPr>
          <w:del w:id="2466" w:author="David Taylor" w:date="2020-09-11T15:09:00Z"/>
          <w:b w:val="0"/>
          <w:rPrChange w:id="2467" w:author="David Taylor" w:date="2020-09-11T16:07:00Z">
            <w:rPr>
              <w:del w:id="2468" w:author="David Taylor" w:date="2020-09-11T15:09:00Z"/>
              <w:rFonts w:cstheme="majorHAnsi"/>
              <w:b/>
            </w:rPr>
          </w:rPrChange>
        </w:rPr>
        <w:pPrChange w:id="2469" w:author="David Taylor" w:date="2020-09-11T16:08:00Z">
          <w:pPr/>
        </w:pPrChange>
      </w:pPr>
      <w:del w:id="2470" w:author="David Taylor" w:date="2020-09-11T15:09:00Z">
        <w:r w:rsidRPr="00D008D7" w:rsidDel="00C25F98">
          <w:delText>Lorem ipsum dolor sit amet, consectetur adipiscing elit. Etiam at porta est, et lobortis sem. Duis imperdiet in nisl sed luctus.</w:delText>
        </w:r>
        <w:r w:rsidRPr="00424BB9" w:rsidDel="00C25F98">
          <w:rPr>
            <w:b w:val="0"/>
            <w:rPrChange w:id="2471" w:author="David Taylor" w:date="2020-09-11T16:07:00Z">
              <w:rPr>
                <w:rFonts w:cstheme="majorHAnsi"/>
                <w:b/>
              </w:rPr>
            </w:rPrChange>
          </w:rPr>
          <w:br/>
        </w:r>
        <w:r w:rsidRPr="00424BB9" w:rsidDel="00C25F98">
          <w:rPr>
            <w:b w:val="0"/>
            <w:rPrChange w:id="2472" w:author="David Taylor" w:date="2020-09-11T16:07:00Z">
              <w:rPr>
                <w:rFonts w:cstheme="majorHAnsi"/>
                <w:b/>
              </w:rPr>
            </w:rPrChange>
          </w:rPr>
          <w:br/>
          <w:delText>Lorem ipsum:</w:delText>
        </w:r>
        <w:bookmarkStart w:id="2473" w:name="_Toc50729478"/>
        <w:bookmarkStart w:id="2474" w:name="_Toc50732553"/>
        <w:bookmarkStart w:id="2475" w:name="_Toc50732872"/>
        <w:bookmarkStart w:id="2476" w:name="_Toc50733040"/>
        <w:bookmarkStart w:id="2477" w:name="_Toc50733150"/>
        <w:bookmarkStart w:id="2478" w:name="_Toc50733260"/>
        <w:bookmarkStart w:id="2479" w:name="_Toc50733370"/>
        <w:bookmarkStart w:id="2480" w:name="_Toc50733480"/>
        <w:bookmarkEnd w:id="2473"/>
        <w:bookmarkEnd w:id="2474"/>
        <w:bookmarkEnd w:id="2475"/>
        <w:bookmarkEnd w:id="2476"/>
        <w:bookmarkEnd w:id="2477"/>
        <w:bookmarkEnd w:id="2478"/>
        <w:bookmarkEnd w:id="2479"/>
        <w:bookmarkEnd w:id="2480"/>
      </w:del>
    </w:p>
    <w:p w14:paraId="64C5A8B2" w14:textId="21E1A62D" w:rsidR="00A940CA" w:rsidRPr="00D008D7" w:rsidDel="00C25F98" w:rsidRDefault="00A940CA">
      <w:pPr>
        <w:pStyle w:val="Heading2"/>
        <w:rPr>
          <w:del w:id="2481" w:author="David Taylor" w:date="2020-09-11T15:09:00Z"/>
        </w:rPr>
        <w:pPrChange w:id="2482" w:author="David Taylor" w:date="2020-09-11T16:08:00Z">
          <w:pPr>
            <w:pStyle w:val="ListNumber"/>
            <w:numPr>
              <w:numId w:val="26"/>
            </w:numPr>
          </w:pPr>
        </w:pPrChange>
      </w:pPr>
      <w:del w:id="2483" w:author="David Taylor" w:date="2020-09-11T15:09:00Z">
        <w:r w:rsidRPr="00D008D7" w:rsidDel="00C25F98">
          <w:delText>Do this.</w:delText>
        </w:r>
        <w:bookmarkStart w:id="2484" w:name="_Toc50729479"/>
        <w:bookmarkStart w:id="2485" w:name="_Toc50732554"/>
        <w:bookmarkStart w:id="2486" w:name="_Toc50732873"/>
        <w:bookmarkStart w:id="2487" w:name="_Toc50733041"/>
        <w:bookmarkStart w:id="2488" w:name="_Toc50733151"/>
        <w:bookmarkStart w:id="2489" w:name="_Toc50733261"/>
        <w:bookmarkStart w:id="2490" w:name="_Toc50733371"/>
        <w:bookmarkStart w:id="2491" w:name="_Toc50733481"/>
        <w:bookmarkEnd w:id="2484"/>
        <w:bookmarkEnd w:id="2485"/>
        <w:bookmarkEnd w:id="2486"/>
        <w:bookmarkEnd w:id="2487"/>
        <w:bookmarkEnd w:id="2488"/>
        <w:bookmarkEnd w:id="2489"/>
        <w:bookmarkEnd w:id="2490"/>
        <w:bookmarkEnd w:id="2491"/>
      </w:del>
    </w:p>
    <w:p w14:paraId="0DE59DA4" w14:textId="640E8188" w:rsidR="00A940CA" w:rsidRPr="00D008D7" w:rsidDel="00C25F98" w:rsidRDefault="00A940CA">
      <w:pPr>
        <w:pStyle w:val="Heading2"/>
        <w:rPr>
          <w:del w:id="2492" w:author="David Taylor" w:date="2020-09-11T15:09:00Z"/>
        </w:rPr>
        <w:pPrChange w:id="2493" w:author="David Taylor" w:date="2020-09-11T16:08:00Z">
          <w:pPr>
            <w:pStyle w:val="ListNumber"/>
          </w:pPr>
        </w:pPrChange>
      </w:pPr>
      <w:del w:id="2494" w:author="David Taylor" w:date="2020-09-11T15:09:00Z">
        <w:r w:rsidRPr="00D008D7" w:rsidDel="00C25F98">
          <w:delText>Complete an action.</w:delText>
        </w:r>
        <w:bookmarkStart w:id="2495" w:name="_Toc50729480"/>
        <w:bookmarkStart w:id="2496" w:name="_Toc50732555"/>
        <w:bookmarkStart w:id="2497" w:name="_Toc50732874"/>
        <w:bookmarkStart w:id="2498" w:name="_Toc50733042"/>
        <w:bookmarkStart w:id="2499" w:name="_Toc50733152"/>
        <w:bookmarkStart w:id="2500" w:name="_Toc50733262"/>
        <w:bookmarkStart w:id="2501" w:name="_Toc50733372"/>
        <w:bookmarkStart w:id="2502" w:name="_Toc50733482"/>
        <w:bookmarkEnd w:id="2495"/>
        <w:bookmarkEnd w:id="2496"/>
        <w:bookmarkEnd w:id="2497"/>
        <w:bookmarkEnd w:id="2498"/>
        <w:bookmarkEnd w:id="2499"/>
        <w:bookmarkEnd w:id="2500"/>
        <w:bookmarkEnd w:id="2501"/>
        <w:bookmarkEnd w:id="2502"/>
      </w:del>
    </w:p>
    <w:p w14:paraId="3CDD6269" w14:textId="6C111E52" w:rsidR="00A940CA" w:rsidRPr="00D008D7" w:rsidDel="00C25F98" w:rsidRDefault="00A940CA">
      <w:pPr>
        <w:pStyle w:val="Heading2"/>
        <w:rPr>
          <w:del w:id="2503" w:author="David Taylor" w:date="2020-09-11T15:09:00Z"/>
        </w:rPr>
        <w:pPrChange w:id="2504" w:author="David Taylor" w:date="2020-09-11T16:08:00Z">
          <w:pPr>
            <w:pStyle w:val="ListNumber"/>
          </w:pPr>
        </w:pPrChange>
      </w:pPr>
      <w:del w:id="2505" w:author="David Taylor" w:date="2020-09-11T15:09:00Z">
        <w:r w:rsidRPr="00D008D7" w:rsidDel="00C25F98">
          <w:delText xml:space="preserve">Push the </w:delText>
        </w:r>
        <w:r w:rsidRPr="00424BB9" w:rsidDel="00C25F98">
          <w:rPr>
            <w:b w:val="0"/>
            <w:rPrChange w:id="2506" w:author="David Taylor" w:date="2020-09-11T16:07:00Z">
              <w:rPr>
                <w:b/>
              </w:rPr>
            </w:rPrChange>
          </w:rPr>
          <w:delText>button</w:delText>
        </w:r>
        <w:r w:rsidRPr="00D008D7" w:rsidDel="00C25F98">
          <w:delText>.</w:delText>
        </w:r>
        <w:bookmarkStart w:id="2507" w:name="_Toc50729481"/>
        <w:bookmarkStart w:id="2508" w:name="_Toc50732556"/>
        <w:bookmarkStart w:id="2509" w:name="_Toc50732875"/>
        <w:bookmarkStart w:id="2510" w:name="_Toc50733043"/>
        <w:bookmarkStart w:id="2511" w:name="_Toc50733153"/>
        <w:bookmarkStart w:id="2512" w:name="_Toc50733263"/>
        <w:bookmarkStart w:id="2513" w:name="_Toc50733373"/>
        <w:bookmarkStart w:id="2514" w:name="_Toc50733483"/>
        <w:bookmarkEnd w:id="2507"/>
        <w:bookmarkEnd w:id="2508"/>
        <w:bookmarkEnd w:id="2509"/>
        <w:bookmarkEnd w:id="2510"/>
        <w:bookmarkEnd w:id="2511"/>
        <w:bookmarkEnd w:id="2512"/>
        <w:bookmarkEnd w:id="2513"/>
        <w:bookmarkEnd w:id="2514"/>
      </w:del>
    </w:p>
    <w:p w14:paraId="516076AE" w14:textId="67C52F51" w:rsidR="00A940CA" w:rsidRPr="00D008D7" w:rsidDel="00C25F98" w:rsidRDefault="00A940CA">
      <w:pPr>
        <w:pStyle w:val="Heading2"/>
        <w:rPr>
          <w:del w:id="2515" w:author="David Taylor" w:date="2020-09-11T15:09:00Z"/>
        </w:rPr>
        <w:pPrChange w:id="2516" w:author="David Taylor" w:date="2020-09-11T16:08:00Z">
          <w:pPr/>
        </w:pPrChange>
      </w:pPr>
      <w:bookmarkStart w:id="2517" w:name="_Toc50729482"/>
      <w:bookmarkStart w:id="2518" w:name="_Toc50732557"/>
      <w:bookmarkStart w:id="2519" w:name="_Toc50732876"/>
      <w:bookmarkStart w:id="2520" w:name="_Toc50733044"/>
      <w:bookmarkStart w:id="2521" w:name="_Toc50733154"/>
      <w:bookmarkStart w:id="2522" w:name="_Toc50733264"/>
      <w:bookmarkStart w:id="2523" w:name="_Toc50733374"/>
      <w:bookmarkStart w:id="2524" w:name="_Toc50733484"/>
      <w:bookmarkEnd w:id="2517"/>
      <w:bookmarkEnd w:id="2518"/>
      <w:bookmarkEnd w:id="2519"/>
      <w:bookmarkEnd w:id="2520"/>
      <w:bookmarkEnd w:id="2521"/>
      <w:bookmarkEnd w:id="2522"/>
      <w:bookmarkEnd w:id="2523"/>
      <w:bookmarkEnd w:id="2524"/>
    </w:p>
    <w:p w14:paraId="0E5A6D24" w14:textId="191ADC7A" w:rsidR="007D0686" w:rsidRPr="00D008D7" w:rsidDel="00C25F98" w:rsidRDefault="007D0686">
      <w:pPr>
        <w:pStyle w:val="Heading2"/>
        <w:rPr>
          <w:del w:id="2525" w:author="David Taylor" w:date="2020-09-11T15:09:00Z"/>
        </w:rPr>
        <w:pPrChange w:id="2526" w:author="David Taylor" w:date="2020-09-11T16:08:00Z">
          <w:pPr>
            <w:pStyle w:val="Heading3"/>
          </w:pPr>
        </w:pPrChange>
      </w:pPr>
      <w:del w:id="2527" w:author="David Taylor" w:date="2020-09-11T15:09:00Z">
        <w:r w:rsidRPr="00D008D7" w:rsidDel="00C25F98">
          <w:rPr>
            <w:b w:val="0"/>
            <w:bCs w:val="0"/>
          </w:rPr>
          <w:delText>Packaging contents</w:delText>
        </w:r>
        <w:bookmarkStart w:id="2528" w:name="_Toc50729483"/>
        <w:bookmarkStart w:id="2529" w:name="_Toc50732558"/>
        <w:bookmarkStart w:id="2530" w:name="_Toc50732877"/>
        <w:bookmarkStart w:id="2531" w:name="_Toc50733045"/>
        <w:bookmarkStart w:id="2532" w:name="_Toc50733155"/>
        <w:bookmarkStart w:id="2533" w:name="_Toc50733265"/>
        <w:bookmarkStart w:id="2534" w:name="_Toc50733375"/>
        <w:bookmarkStart w:id="2535" w:name="_Toc50733485"/>
        <w:bookmarkEnd w:id="2528"/>
        <w:bookmarkEnd w:id="2529"/>
        <w:bookmarkEnd w:id="2530"/>
        <w:bookmarkEnd w:id="2531"/>
        <w:bookmarkEnd w:id="2532"/>
        <w:bookmarkEnd w:id="2533"/>
        <w:bookmarkEnd w:id="2534"/>
        <w:bookmarkEnd w:id="2535"/>
      </w:del>
    </w:p>
    <w:p w14:paraId="2E961B22" w14:textId="784F2F03" w:rsidR="00B64271" w:rsidRPr="00424BB9" w:rsidDel="00C25F98" w:rsidRDefault="00B64271">
      <w:pPr>
        <w:pStyle w:val="Heading2"/>
        <w:rPr>
          <w:del w:id="2536" w:author="David Taylor" w:date="2020-09-11T15:09:00Z"/>
          <w:b w:val="0"/>
          <w:rPrChange w:id="2537" w:author="David Taylor" w:date="2020-09-11T16:07:00Z">
            <w:rPr>
              <w:del w:id="2538" w:author="David Taylor" w:date="2020-09-11T15:09:00Z"/>
              <w:rFonts w:cstheme="majorHAnsi"/>
              <w:b/>
            </w:rPr>
          </w:rPrChange>
        </w:rPr>
        <w:pPrChange w:id="2539" w:author="David Taylor" w:date="2020-09-11T16:08:00Z">
          <w:pPr/>
        </w:pPrChange>
      </w:pPr>
      <w:del w:id="2540" w:author="David Taylor" w:date="2020-09-11T15:09:00Z">
        <w:r w:rsidRPr="00D008D7" w:rsidDel="00C25F98">
          <w:delText>Lorem ipsum dolor sit amet, consectetur adipiscing elit. Etiam at porta est, et lobortis sem. Duis imperdiet in nisl sed luctus.</w:delText>
        </w:r>
        <w:r w:rsidRPr="00424BB9" w:rsidDel="00C25F98">
          <w:rPr>
            <w:b w:val="0"/>
            <w:rPrChange w:id="2541" w:author="David Taylor" w:date="2020-09-11T16:07:00Z">
              <w:rPr>
                <w:rFonts w:cstheme="majorHAnsi"/>
                <w:b/>
              </w:rPr>
            </w:rPrChange>
          </w:rPr>
          <w:br/>
        </w:r>
        <w:r w:rsidRPr="00424BB9" w:rsidDel="00C25F98">
          <w:rPr>
            <w:b w:val="0"/>
            <w:rPrChange w:id="2542" w:author="David Taylor" w:date="2020-09-11T16:07:00Z">
              <w:rPr>
                <w:rFonts w:cstheme="majorHAnsi"/>
                <w:b/>
              </w:rPr>
            </w:rPrChange>
          </w:rPr>
          <w:br/>
          <w:delText>Lorem ipsum:</w:delText>
        </w:r>
        <w:bookmarkStart w:id="2543" w:name="_Toc50729484"/>
        <w:bookmarkStart w:id="2544" w:name="_Toc50732559"/>
        <w:bookmarkStart w:id="2545" w:name="_Toc50732878"/>
        <w:bookmarkStart w:id="2546" w:name="_Toc50733046"/>
        <w:bookmarkStart w:id="2547" w:name="_Toc50733156"/>
        <w:bookmarkStart w:id="2548" w:name="_Toc50733266"/>
        <w:bookmarkStart w:id="2549" w:name="_Toc50733376"/>
        <w:bookmarkStart w:id="2550" w:name="_Toc50733486"/>
        <w:bookmarkEnd w:id="2543"/>
        <w:bookmarkEnd w:id="2544"/>
        <w:bookmarkEnd w:id="2545"/>
        <w:bookmarkEnd w:id="2546"/>
        <w:bookmarkEnd w:id="2547"/>
        <w:bookmarkEnd w:id="2548"/>
        <w:bookmarkEnd w:id="2549"/>
        <w:bookmarkEnd w:id="2550"/>
      </w:del>
    </w:p>
    <w:p w14:paraId="4F9BB25B" w14:textId="6BC3535E" w:rsidR="00B64271" w:rsidRPr="00D008D7" w:rsidDel="00C25F98" w:rsidRDefault="00B64271">
      <w:pPr>
        <w:pStyle w:val="Heading2"/>
        <w:rPr>
          <w:del w:id="2551" w:author="David Taylor" w:date="2020-09-11T15:09:00Z"/>
        </w:rPr>
        <w:pPrChange w:id="2552" w:author="David Taylor" w:date="2020-09-11T16:08:00Z">
          <w:pPr>
            <w:pStyle w:val="ListBullet"/>
          </w:pPr>
        </w:pPrChange>
      </w:pPr>
      <w:del w:id="2553" w:author="David Taylor" w:date="2020-09-11T15:09:00Z">
        <w:r w:rsidRPr="00D008D7" w:rsidDel="00C25F98">
          <w:delText>Part 1</w:delText>
        </w:r>
        <w:bookmarkStart w:id="2554" w:name="_Toc50729485"/>
        <w:bookmarkStart w:id="2555" w:name="_Toc50732560"/>
        <w:bookmarkStart w:id="2556" w:name="_Toc50732879"/>
        <w:bookmarkStart w:id="2557" w:name="_Toc50733047"/>
        <w:bookmarkStart w:id="2558" w:name="_Toc50733157"/>
        <w:bookmarkStart w:id="2559" w:name="_Toc50733267"/>
        <w:bookmarkStart w:id="2560" w:name="_Toc50733377"/>
        <w:bookmarkStart w:id="2561" w:name="_Toc50733487"/>
        <w:bookmarkEnd w:id="2554"/>
        <w:bookmarkEnd w:id="2555"/>
        <w:bookmarkEnd w:id="2556"/>
        <w:bookmarkEnd w:id="2557"/>
        <w:bookmarkEnd w:id="2558"/>
        <w:bookmarkEnd w:id="2559"/>
        <w:bookmarkEnd w:id="2560"/>
        <w:bookmarkEnd w:id="2561"/>
      </w:del>
    </w:p>
    <w:p w14:paraId="1E6A72A0" w14:textId="32CAC634" w:rsidR="00B64271" w:rsidRPr="00D008D7" w:rsidDel="00C25F98" w:rsidRDefault="00B64271">
      <w:pPr>
        <w:pStyle w:val="Heading2"/>
        <w:rPr>
          <w:del w:id="2562" w:author="David Taylor" w:date="2020-09-11T15:09:00Z"/>
        </w:rPr>
        <w:pPrChange w:id="2563" w:author="David Taylor" w:date="2020-09-11T16:08:00Z">
          <w:pPr>
            <w:pStyle w:val="ListBullet"/>
          </w:pPr>
        </w:pPrChange>
      </w:pPr>
      <w:del w:id="2564" w:author="David Taylor" w:date="2020-09-11T15:09:00Z">
        <w:r w:rsidRPr="00D008D7" w:rsidDel="00C25F98">
          <w:delText>Part 2</w:delText>
        </w:r>
        <w:bookmarkStart w:id="2565" w:name="_Toc50729486"/>
        <w:bookmarkStart w:id="2566" w:name="_Toc50732561"/>
        <w:bookmarkStart w:id="2567" w:name="_Toc50732880"/>
        <w:bookmarkStart w:id="2568" w:name="_Toc50733048"/>
        <w:bookmarkStart w:id="2569" w:name="_Toc50733158"/>
        <w:bookmarkStart w:id="2570" w:name="_Toc50733268"/>
        <w:bookmarkStart w:id="2571" w:name="_Toc50733378"/>
        <w:bookmarkStart w:id="2572" w:name="_Toc50733488"/>
        <w:bookmarkEnd w:id="2565"/>
        <w:bookmarkEnd w:id="2566"/>
        <w:bookmarkEnd w:id="2567"/>
        <w:bookmarkEnd w:id="2568"/>
        <w:bookmarkEnd w:id="2569"/>
        <w:bookmarkEnd w:id="2570"/>
        <w:bookmarkEnd w:id="2571"/>
        <w:bookmarkEnd w:id="2572"/>
      </w:del>
    </w:p>
    <w:p w14:paraId="73406E4E" w14:textId="522478F1" w:rsidR="00B64271" w:rsidRPr="00D008D7" w:rsidDel="00C25F98" w:rsidRDefault="00B64271">
      <w:pPr>
        <w:pStyle w:val="Heading2"/>
        <w:rPr>
          <w:del w:id="2573" w:author="David Taylor" w:date="2020-09-11T15:09:00Z"/>
        </w:rPr>
        <w:pPrChange w:id="2574" w:author="David Taylor" w:date="2020-09-11T16:08:00Z">
          <w:pPr>
            <w:pStyle w:val="ListBullet"/>
          </w:pPr>
        </w:pPrChange>
      </w:pPr>
      <w:del w:id="2575" w:author="David Taylor" w:date="2020-09-11T15:09:00Z">
        <w:r w:rsidRPr="00D008D7" w:rsidDel="00C25F98">
          <w:delText>Part 3</w:delText>
        </w:r>
        <w:bookmarkStart w:id="2576" w:name="_Toc50729487"/>
        <w:bookmarkStart w:id="2577" w:name="_Toc50732562"/>
        <w:bookmarkStart w:id="2578" w:name="_Toc50732881"/>
        <w:bookmarkStart w:id="2579" w:name="_Toc50733049"/>
        <w:bookmarkStart w:id="2580" w:name="_Toc50733159"/>
        <w:bookmarkStart w:id="2581" w:name="_Toc50733269"/>
        <w:bookmarkStart w:id="2582" w:name="_Toc50733379"/>
        <w:bookmarkStart w:id="2583" w:name="_Toc50733489"/>
        <w:bookmarkEnd w:id="2576"/>
        <w:bookmarkEnd w:id="2577"/>
        <w:bookmarkEnd w:id="2578"/>
        <w:bookmarkEnd w:id="2579"/>
        <w:bookmarkEnd w:id="2580"/>
        <w:bookmarkEnd w:id="2581"/>
        <w:bookmarkEnd w:id="2582"/>
        <w:bookmarkEnd w:id="2583"/>
      </w:del>
    </w:p>
    <w:p w14:paraId="2A0F78B2" w14:textId="5C40875F" w:rsidR="00B64271" w:rsidRPr="00D008D7" w:rsidDel="00C25F98" w:rsidRDefault="00B64271">
      <w:pPr>
        <w:pStyle w:val="Heading2"/>
        <w:rPr>
          <w:del w:id="2584" w:author="David Taylor" w:date="2020-09-11T15:09:00Z"/>
        </w:rPr>
        <w:pPrChange w:id="2585" w:author="David Taylor" w:date="2020-09-11T16:08:00Z">
          <w:pPr/>
        </w:pPrChange>
      </w:pPr>
      <w:bookmarkStart w:id="2586" w:name="_Toc50729488"/>
      <w:bookmarkStart w:id="2587" w:name="_Toc50732563"/>
      <w:bookmarkStart w:id="2588" w:name="_Toc50732882"/>
      <w:bookmarkStart w:id="2589" w:name="_Toc50733050"/>
      <w:bookmarkStart w:id="2590" w:name="_Toc50733160"/>
      <w:bookmarkStart w:id="2591" w:name="_Toc50733270"/>
      <w:bookmarkStart w:id="2592" w:name="_Toc50733380"/>
      <w:bookmarkStart w:id="2593" w:name="_Toc50733490"/>
      <w:bookmarkEnd w:id="2586"/>
      <w:bookmarkEnd w:id="2587"/>
      <w:bookmarkEnd w:id="2588"/>
      <w:bookmarkEnd w:id="2589"/>
      <w:bookmarkEnd w:id="2590"/>
      <w:bookmarkEnd w:id="2591"/>
      <w:bookmarkEnd w:id="2592"/>
      <w:bookmarkEnd w:id="2593"/>
    </w:p>
    <w:p w14:paraId="166D377A" w14:textId="468FB417" w:rsidR="00B64271" w:rsidRPr="00424BB9" w:rsidDel="00C25F98" w:rsidRDefault="00B64271">
      <w:pPr>
        <w:pStyle w:val="Heading2"/>
        <w:rPr>
          <w:del w:id="2594" w:author="David Taylor" w:date="2020-09-11T15:09:00Z"/>
          <w:b w:val="0"/>
          <w:bCs w:val="0"/>
          <w:rPrChange w:id="2595" w:author="David Taylor" w:date="2020-09-11T16:07:00Z">
            <w:rPr>
              <w:del w:id="2596" w:author="David Taylor" w:date="2020-09-11T15:09:00Z"/>
              <w:rFonts w:eastAsiaTheme="majorEastAsia" w:cstheme="majorBidi"/>
              <w:b/>
              <w:bCs/>
              <w:color w:val="000000" w:themeColor="text1"/>
            </w:rPr>
          </w:rPrChange>
        </w:rPr>
        <w:pPrChange w:id="2597" w:author="David Taylor" w:date="2020-09-11T16:08:00Z">
          <w:pPr>
            <w:spacing w:after="0" w:line="240" w:lineRule="auto"/>
          </w:pPr>
        </w:pPrChange>
      </w:pPr>
      <w:del w:id="2598" w:author="David Taylor" w:date="2020-09-11T15:09:00Z">
        <w:r w:rsidRPr="00D008D7" w:rsidDel="00C25F98">
          <w:br w:type="page"/>
        </w:r>
      </w:del>
    </w:p>
    <w:p w14:paraId="3D0CD382" w14:textId="329145F3" w:rsidR="007D0686" w:rsidRPr="00D008D7" w:rsidDel="00C25F98" w:rsidRDefault="007D0686">
      <w:pPr>
        <w:pStyle w:val="Heading2"/>
        <w:rPr>
          <w:del w:id="2599" w:author="David Taylor" w:date="2020-09-11T15:09:00Z"/>
        </w:rPr>
        <w:pPrChange w:id="2600" w:author="David Taylor" w:date="2020-09-11T16:08:00Z">
          <w:pPr>
            <w:pStyle w:val="Heading3"/>
          </w:pPr>
        </w:pPrChange>
      </w:pPr>
      <w:del w:id="2601" w:author="David Taylor" w:date="2020-09-11T15:09:00Z">
        <w:r w:rsidRPr="00D008D7" w:rsidDel="00C25F98">
          <w:rPr>
            <w:b w:val="0"/>
            <w:bCs w:val="0"/>
          </w:rPr>
          <w:delText>Minimum space needed</w:delText>
        </w:r>
        <w:bookmarkStart w:id="2602" w:name="_Toc50729489"/>
        <w:bookmarkStart w:id="2603" w:name="_Toc50732564"/>
        <w:bookmarkStart w:id="2604" w:name="_Toc50732883"/>
        <w:bookmarkStart w:id="2605" w:name="_Toc50733051"/>
        <w:bookmarkStart w:id="2606" w:name="_Toc50733161"/>
        <w:bookmarkStart w:id="2607" w:name="_Toc50733271"/>
        <w:bookmarkStart w:id="2608" w:name="_Toc50733381"/>
        <w:bookmarkStart w:id="2609" w:name="_Toc50733491"/>
        <w:bookmarkEnd w:id="2602"/>
        <w:bookmarkEnd w:id="2603"/>
        <w:bookmarkEnd w:id="2604"/>
        <w:bookmarkEnd w:id="2605"/>
        <w:bookmarkEnd w:id="2606"/>
        <w:bookmarkEnd w:id="2607"/>
        <w:bookmarkEnd w:id="2608"/>
        <w:bookmarkEnd w:id="2609"/>
      </w:del>
    </w:p>
    <w:p w14:paraId="59023A11" w14:textId="69EFE077" w:rsidR="00B64271" w:rsidRPr="00D008D7" w:rsidDel="00C25F98" w:rsidRDefault="00B64271">
      <w:pPr>
        <w:pStyle w:val="Heading2"/>
        <w:rPr>
          <w:del w:id="2610" w:author="David Taylor" w:date="2020-09-11T15:09:00Z"/>
        </w:rPr>
        <w:pPrChange w:id="2611" w:author="David Taylor" w:date="2020-09-11T16:08:00Z">
          <w:pPr/>
        </w:pPrChange>
      </w:pPr>
      <w:del w:id="2612" w:author="David Taylor" w:date="2020-09-11T15:09:00Z">
        <w:r w:rsidRPr="00D008D7" w:rsidDel="00C25F98">
          <w:delText>Lorem ipsum dolor sit amet, consectetur adipiscing elit. Etiam at porta est, et lobortis sem. Duis imperdiet in nisl sed luctus.</w:delText>
        </w:r>
        <w:bookmarkStart w:id="2613" w:name="_Toc50729490"/>
        <w:bookmarkStart w:id="2614" w:name="_Toc50732565"/>
        <w:bookmarkStart w:id="2615" w:name="_Toc50732884"/>
        <w:bookmarkStart w:id="2616" w:name="_Toc50733052"/>
        <w:bookmarkStart w:id="2617" w:name="_Toc50733162"/>
        <w:bookmarkStart w:id="2618" w:name="_Toc50733272"/>
        <w:bookmarkStart w:id="2619" w:name="_Toc50733382"/>
        <w:bookmarkStart w:id="2620" w:name="_Toc50733492"/>
        <w:bookmarkEnd w:id="2613"/>
        <w:bookmarkEnd w:id="2614"/>
        <w:bookmarkEnd w:id="2615"/>
        <w:bookmarkEnd w:id="2616"/>
        <w:bookmarkEnd w:id="2617"/>
        <w:bookmarkEnd w:id="2618"/>
        <w:bookmarkEnd w:id="2619"/>
        <w:bookmarkEnd w:id="2620"/>
      </w:del>
    </w:p>
    <w:p w14:paraId="3437DD81" w14:textId="5B4498BF" w:rsidR="00B64271" w:rsidRPr="00D008D7" w:rsidDel="00C25F98" w:rsidRDefault="00B64271">
      <w:pPr>
        <w:pStyle w:val="Heading2"/>
        <w:rPr>
          <w:del w:id="2621" w:author="David Taylor" w:date="2020-09-11T15:09:00Z"/>
        </w:rPr>
        <w:pPrChange w:id="2622" w:author="David Taylor" w:date="2020-09-11T16:08:00Z">
          <w:pPr/>
        </w:pPrChange>
      </w:pPr>
      <w:del w:id="2623" w:author="David Taylor" w:date="2020-09-11T15:09:00Z">
        <w:r w:rsidRPr="00424BB9" w:rsidDel="00C25F98">
          <w:rPr>
            <w:noProof/>
            <w:rPrChange w:id="2624" w:author="David Taylor" w:date="2020-09-11T16:07:00Z">
              <w:rPr>
                <w:noProof/>
                <w:lang w:val="nl-NL" w:eastAsia="nl-NL"/>
              </w:rPr>
            </w:rPrChange>
          </w:rPr>
          <mc:AlternateContent>
            <mc:Choice Requires="wps">
              <w:drawing>
                <wp:inline distT="0" distB="0" distL="0" distR="0" wp14:anchorId="070A5B3D" wp14:editId="335AF759">
                  <wp:extent cx="3324225" cy="1885950"/>
                  <wp:effectExtent l="57150" t="38100" r="85725" b="95250"/>
                  <wp:docPr id="4" name="Rectangle 4"/>
                  <wp:cNvGraphicFramePr/>
                  <a:graphic xmlns:a="http://schemas.openxmlformats.org/drawingml/2006/main">
                    <a:graphicData uri="http://schemas.microsoft.com/office/word/2010/wordprocessingShape">
                      <wps:wsp>
                        <wps:cNvSpPr/>
                        <wps:spPr>
                          <a:xfrm>
                            <a:off x="0" y="0"/>
                            <a:ext cx="3324225" cy="1885950"/>
                          </a:xfrm>
                          <a:prstGeom prst="rect">
                            <a:avLst/>
                          </a:prstGeom>
                          <a:noFill/>
                          <a:ln>
                            <a:solidFill>
                              <a:srgbClr val="00B0F0"/>
                            </a:solidFill>
                          </a:ln>
                        </wps:spPr>
                        <wps:style>
                          <a:lnRef idx="1">
                            <a:schemeClr val="accent6"/>
                          </a:lnRef>
                          <a:fillRef idx="2">
                            <a:schemeClr val="accent6"/>
                          </a:fillRef>
                          <a:effectRef idx="1">
                            <a:schemeClr val="accent6"/>
                          </a:effectRef>
                          <a:fontRef idx="minor">
                            <a:schemeClr val="dk1"/>
                          </a:fontRef>
                        </wps:style>
                        <wps:txbx>
                          <w:txbxContent>
                            <w:p w14:paraId="5E3963EB" w14:textId="77777777" w:rsidR="00820D23" w:rsidRPr="00DC7195" w:rsidRDefault="00820D23" w:rsidP="00B64271">
                              <w:pPr>
                                <w:jc w:val="center"/>
                                <w:rPr>
                                  <w:lang w:val="nl-NL"/>
                                </w:rPr>
                              </w:pPr>
                              <w:r>
                                <w:rPr>
                                  <w:lang w:val="nl-NL"/>
                                </w:rPr>
                                <w:t>ILLUSTRATION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70A5B3D" id="Rectangle 4" o:spid="_x0000_s1027" style="width:261.75pt;height:14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" filled="f" strokecolor="#00b0f0">
                  <v:shadow on="t" color="black" opacity="24903f" origin=",.5" offset="0,.55556mm"/>
                  <v:textbox>
                    <w:txbxContent>
                      <w:p w14:paraId="5E3963EB" w14:textId="77777777" w:rsidR="00820D23" w:rsidRPr="00DC7195" w:rsidRDefault="00820D23" w:rsidP="00B64271">
                        <w:pPr>
                          <w:jc w:val="center"/>
                          <w:rPr>
                            <w:lang w:val="nl-NL"/>
                          </w:rPr>
                        </w:pPr>
                        <w:r>
                          <w:rPr>
                            <w:lang w:val="nl-NL"/>
                          </w:rPr>
                          <w:t>ILLUSTRATION</w:t>
                        </w:r>
                      </w:p>
                    </w:txbxContent>
                  </v:textbox>
                  <w10:anchorlock/>
                </v:rect>
              </w:pict>
            </mc:Fallback>
          </mc:AlternateContent>
        </w:r>
        <w:bookmarkStart w:id="2625" w:name="_Toc50729491"/>
        <w:bookmarkStart w:id="2626" w:name="_Toc50732566"/>
        <w:bookmarkStart w:id="2627" w:name="_Toc50732885"/>
        <w:bookmarkStart w:id="2628" w:name="_Toc50733053"/>
        <w:bookmarkStart w:id="2629" w:name="_Toc50733163"/>
        <w:bookmarkStart w:id="2630" w:name="_Toc50733273"/>
        <w:bookmarkStart w:id="2631" w:name="_Toc50733383"/>
        <w:bookmarkStart w:id="2632" w:name="_Toc50733493"/>
        <w:bookmarkEnd w:id="2625"/>
        <w:bookmarkEnd w:id="2626"/>
        <w:bookmarkEnd w:id="2627"/>
        <w:bookmarkEnd w:id="2628"/>
        <w:bookmarkEnd w:id="2629"/>
        <w:bookmarkEnd w:id="2630"/>
        <w:bookmarkEnd w:id="2631"/>
        <w:bookmarkEnd w:id="2632"/>
      </w:del>
    </w:p>
    <w:p w14:paraId="1E94ABD8" w14:textId="15C5E029" w:rsidR="007D0686" w:rsidRPr="00D008D7" w:rsidDel="00C25F98" w:rsidRDefault="007D0686">
      <w:pPr>
        <w:pStyle w:val="Heading2"/>
        <w:rPr>
          <w:del w:id="2633" w:author="David Taylor" w:date="2020-09-11T15:09:00Z"/>
        </w:rPr>
        <w:pPrChange w:id="2634" w:author="David Taylor" w:date="2020-09-11T16:08:00Z">
          <w:pPr>
            <w:pStyle w:val="Heading3"/>
          </w:pPr>
        </w:pPrChange>
      </w:pPr>
      <w:del w:id="2635" w:author="David Taylor" w:date="2020-09-11T15:09:00Z">
        <w:r w:rsidRPr="00D008D7" w:rsidDel="00C25F98">
          <w:rPr>
            <w:b w:val="0"/>
            <w:bCs w:val="0"/>
          </w:rPr>
          <w:delText>Layout plan</w:delText>
        </w:r>
        <w:bookmarkStart w:id="2636" w:name="_Toc50729492"/>
        <w:bookmarkStart w:id="2637" w:name="_Toc50732567"/>
        <w:bookmarkStart w:id="2638" w:name="_Toc50732886"/>
        <w:bookmarkStart w:id="2639" w:name="_Toc50733054"/>
        <w:bookmarkStart w:id="2640" w:name="_Toc50733164"/>
        <w:bookmarkStart w:id="2641" w:name="_Toc50733274"/>
        <w:bookmarkStart w:id="2642" w:name="_Toc50733384"/>
        <w:bookmarkStart w:id="2643" w:name="_Toc50733494"/>
        <w:bookmarkEnd w:id="2636"/>
        <w:bookmarkEnd w:id="2637"/>
        <w:bookmarkEnd w:id="2638"/>
        <w:bookmarkEnd w:id="2639"/>
        <w:bookmarkEnd w:id="2640"/>
        <w:bookmarkEnd w:id="2641"/>
        <w:bookmarkEnd w:id="2642"/>
        <w:bookmarkEnd w:id="2643"/>
      </w:del>
    </w:p>
    <w:p w14:paraId="4945DB69" w14:textId="53A2ADD2" w:rsidR="00B64271" w:rsidRPr="00D008D7" w:rsidDel="00C25F98" w:rsidRDefault="00B64271">
      <w:pPr>
        <w:pStyle w:val="Heading2"/>
        <w:rPr>
          <w:del w:id="2644" w:author="David Taylor" w:date="2020-09-11T15:09:00Z"/>
        </w:rPr>
        <w:pPrChange w:id="2645" w:author="David Taylor" w:date="2020-09-11T16:08:00Z">
          <w:pPr/>
        </w:pPrChange>
      </w:pPr>
      <w:del w:id="2646" w:author="David Taylor" w:date="2020-09-11T15:09:00Z">
        <w:r w:rsidRPr="00D008D7" w:rsidDel="00C25F98">
          <w:delText>Lorem ipsum dolor sit amet, consectetur adipiscing elit. Etiam at porta est, et lobortis sem. Duis imperdiet in nisl sed luctus.</w:delText>
        </w:r>
        <w:bookmarkStart w:id="2647" w:name="_Toc50729493"/>
        <w:bookmarkStart w:id="2648" w:name="_Toc50732568"/>
        <w:bookmarkStart w:id="2649" w:name="_Toc50732887"/>
        <w:bookmarkStart w:id="2650" w:name="_Toc50733055"/>
        <w:bookmarkStart w:id="2651" w:name="_Toc50733165"/>
        <w:bookmarkStart w:id="2652" w:name="_Toc50733275"/>
        <w:bookmarkStart w:id="2653" w:name="_Toc50733385"/>
        <w:bookmarkStart w:id="2654" w:name="_Toc50733495"/>
        <w:bookmarkEnd w:id="2647"/>
        <w:bookmarkEnd w:id="2648"/>
        <w:bookmarkEnd w:id="2649"/>
        <w:bookmarkEnd w:id="2650"/>
        <w:bookmarkEnd w:id="2651"/>
        <w:bookmarkEnd w:id="2652"/>
        <w:bookmarkEnd w:id="2653"/>
        <w:bookmarkEnd w:id="2654"/>
      </w:del>
    </w:p>
    <w:p w14:paraId="17FF2656" w14:textId="35D61FEB" w:rsidR="00B64271" w:rsidRPr="00D008D7" w:rsidDel="00C25F98" w:rsidRDefault="00B64271">
      <w:pPr>
        <w:pStyle w:val="Heading2"/>
        <w:rPr>
          <w:del w:id="2655" w:author="David Taylor" w:date="2020-09-11T15:09:00Z"/>
        </w:rPr>
        <w:pPrChange w:id="2656" w:author="David Taylor" w:date="2020-09-11T16:08:00Z">
          <w:pPr/>
        </w:pPrChange>
      </w:pPr>
      <w:del w:id="2657" w:author="David Taylor" w:date="2020-09-11T15:09:00Z">
        <w:r w:rsidRPr="00424BB9" w:rsidDel="00C25F98">
          <w:rPr>
            <w:noProof/>
            <w:rPrChange w:id="2658" w:author="David Taylor" w:date="2020-09-11T16:07:00Z">
              <w:rPr>
                <w:noProof/>
                <w:lang w:val="nl-NL" w:eastAsia="nl-NL"/>
              </w:rPr>
            </w:rPrChange>
          </w:rPr>
          <mc:AlternateContent>
            <mc:Choice Requires="wps">
              <w:drawing>
                <wp:inline distT="0" distB="0" distL="0" distR="0" wp14:anchorId="326E66E4" wp14:editId="506E14C4">
                  <wp:extent cx="3324225" cy="1885950"/>
                  <wp:effectExtent l="57150" t="38100" r="85725" b="95250"/>
                  <wp:docPr id="6" name="Rectangle 6"/>
                  <wp:cNvGraphicFramePr/>
                  <a:graphic xmlns:a="http://schemas.openxmlformats.org/drawingml/2006/main">
                    <a:graphicData uri="http://schemas.microsoft.com/office/word/2010/wordprocessingShape">
                      <wps:wsp>
                        <wps:cNvSpPr/>
                        <wps:spPr>
                          <a:xfrm>
                            <a:off x="0" y="0"/>
                            <a:ext cx="3324225" cy="1885950"/>
                          </a:xfrm>
                          <a:prstGeom prst="rect">
                            <a:avLst/>
                          </a:prstGeom>
                          <a:noFill/>
                          <a:ln>
                            <a:solidFill>
                              <a:srgbClr val="00B0F0"/>
                            </a:solidFill>
                          </a:ln>
                        </wps:spPr>
                        <wps:style>
                          <a:lnRef idx="1">
                            <a:schemeClr val="accent6"/>
                          </a:lnRef>
                          <a:fillRef idx="2">
                            <a:schemeClr val="accent6"/>
                          </a:fillRef>
                          <a:effectRef idx="1">
                            <a:schemeClr val="accent6"/>
                          </a:effectRef>
                          <a:fontRef idx="minor">
                            <a:schemeClr val="dk1"/>
                          </a:fontRef>
                        </wps:style>
                        <wps:txbx>
                          <w:txbxContent>
                            <w:p w14:paraId="60C17631" w14:textId="77777777" w:rsidR="00820D23" w:rsidRPr="00DC7195" w:rsidRDefault="00820D23" w:rsidP="00B64271">
                              <w:pPr>
                                <w:jc w:val="center"/>
                                <w:rPr>
                                  <w:lang w:val="nl-NL"/>
                                </w:rPr>
                              </w:pPr>
                              <w:r>
                                <w:rPr>
                                  <w:lang w:val="nl-NL"/>
                                </w:rPr>
                                <w:t>ILLUSTRATION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26E66E4" id="Rectangle 6" o:spid="_x0000_s1028" style="width:261.75pt;height:14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" filled="f" strokecolor="#00b0f0">
                  <v:shadow on="t" color="black" opacity="24903f" origin=",.5" offset="0,.55556mm"/>
                  <v:textbox>
                    <w:txbxContent>
                      <w:p w14:paraId="60C17631" w14:textId="77777777" w:rsidR="00820D23" w:rsidRPr="00DC7195" w:rsidRDefault="00820D23" w:rsidP="00B64271">
                        <w:pPr>
                          <w:jc w:val="center"/>
                          <w:rPr>
                            <w:lang w:val="nl-NL"/>
                          </w:rPr>
                        </w:pPr>
                        <w:r>
                          <w:rPr>
                            <w:lang w:val="nl-NL"/>
                          </w:rPr>
                          <w:t>ILLUSTRATION</w:t>
                        </w:r>
                      </w:p>
                    </w:txbxContent>
                  </v:textbox>
                  <w10:anchorlock/>
                </v:rect>
              </w:pict>
            </mc:Fallback>
          </mc:AlternateContent>
        </w:r>
        <w:bookmarkStart w:id="2659" w:name="_Toc50729494"/>
        <w:bookmarkStart w:id="2660" w:name="_Toc50732569"/>
        <w:bookmarkStart w:id="2661" w:name="_Toc50732888"/>
        <w:bookmarkStart w:id="2662" w:name="_Toc50733056"/>
        <w:bookmarkStart w:id="2663" w:name="_Toc50733166"/>
        <w:bookmarkStart w:id="2664" w:name="_Toc50733276"/>
        <w:bookmarkStart w:id="2665" w:name="_Toc50733386"/>
        <w:bookmarkStart w:id="2666" w:name="_Toc50733496"/>
        <w:bookmarkEnd w:id="2659"/>
        <w:bookmarkEnd w:id="2660"/>
        <w:bookmarkEnd w:id="2661"/>
        <w:bookmarkEnd w:id="2662"/>
        <w:bookmarkEnd w:id="2663"/>
        <w:bookmarkEnd w:id="2664"/>
        <w:bookmarkEnd w:id="2665"/>
        <w:bookmarkEnd w:id="2666"/>
      </w:del>
    </w:p>
    <w:p w14:paraId="5451CA0F" w14:textId="72934D3D" w:rsidR="00B64271" w:rsidRPr="00D008D7" w:rsidDel="00C25F98" w:rsidRDefault="00B64271">
      <w:pPr>
        <w:pStyle w:val="Heading2"/>
        <w:rPr>
          <w:del w:id="2667" w:author="David Taylor" w:date="2020-09-11T15:09:00Z"/>
        </w:rPr>
        <w:pPrChange w:id="2668" w:author="David Taylor" w:date="2020-09-11T16:08:00Z">
          <w:pPr/>
        </w:pPrChange>
      </w:pPr>
      <w:bookmarkStart w:id="2669" w:name="_Toc50729495"/>
      <w:bookmarkStart w:id="2670" w:name="_Toc50732570"/>
      <w:bookmarkStart w:id="2671" w:name="_Toc50732889"/>
      <w:bookmarkStart w:id="2672" w:name="_Toc50733057"/>
      <w:bookmarkStart w:id="2673" w:name="_Toc50733167"/>
      <w:bookmarkStart w:id="2674" w:name="_Toc50733277"/>
      <w:bookmarkStart w:id="2675" w:name="_Toc50733387"/>
      <w:bookmarkStart w:id="2676" w:name="_Toc50733497"/>
      <w:bookmarkEnd w:id="2669"/>
      <w:bookmarkEnd w:id="2670"/>
      <w:bookmarkEnd w:id="2671"/>
      <w:bookmarkEnd w:id="2672"/>
      <w:bookmarkEnd w:id="2673"/>
      <w:bookmarkEnd w:id="2674"/>
      <w:bookmarkEnd w:id="2675"/>
      <w:bookmarkEnd w:id="2676"/>
    </w:p>
    <w:p w14:paraId="5065C27D" w14:textId="63631184" w:rsidR="00B64271" w:rsidRPr="00424BB9" w:rsidDel="00C25F98" w:rsidRDefault="00B64271">
      <w:pPr>
        <w:pStyle w:val="Heading2"/>
        <w:rPr>
          <w:del w:id="2677" w:author="David Taylor" w:date="2020-09-11T15:09:00Z"/>
          <w:b w:val="0"/>
          <w:bCs w:val="0"/>
          <w:rPrChange w:id="2678" w:author="David Taylor" w:date="2020-09-11T16:07:00Z">
            <w:rPr>
              <w:del w:id="2679" w:author="David Taylor" w:date="2020-09-11T15:09:00Z"/>
              <w:rFonts w:eastAsiaTheme="majorEastAsia" w:cstheme="majorBidi"/>
              <w:b/>
              <w:bCs/>
              <w:color w:val="000000" w:themeColor="text1"/>
            </w:rPr>
          </w:rPrChange>
        </w:rPr>
        <w:pPrChange w:id="2680" w:author="David Taylor" w:date="2020-09-11T16:08:00Z">
          <w:pPr>
            <w:spacing w:after="0" w:line="240" w:lineRule="auto"/>
          </w:pPr>
        </w:pPrChange>
      </w:pPr>
      <w:del w:id="2681" w:author="David Taylor" w:date="2020-09-11T15:09:00Z">
        <w:r w:rsidRPr="00D008D7" w:rsidDel="00C25F98">
          <w:br w:type="page"/>
        </w:r>
      </w:del>
    </w:p>
    <w:p w14:paraId="04E74767" w14:textId="2B16E7D4" w:rsidR="007D0686" w:rsidRPr="00D008D7" w:rsidDel="00C25F98" w:rsidRDefault="007D0686">
      <w:pPr>
        <w:pStyle w:val="Heading2"/>
        <w:rPr>
          <w:del w:id="2682" w:author="David Taylor" w:date="2020-09-11T15:09:00Z"/>
        </w:rPr>
        <w:pPrChange w:id="2683" w:author="David Taylor" w:date="2020-09-11T16:08:00Z">
          <w:pPr>
            <w:pStyle w:val="Heading3"/>
          </w:pPr>
        </w:pPrChange>
      </w:pPr>
      <w:del w:id="2684" w:author="David Taylor" w:date="2020-09-11T15:09:00Z">
        <w:r w:rsidRPr="00D008D7" w:rsidDel="00C25F98">
          <w:rPr>
            <w:b w:val="0"/>
            <w:bCs w:val="0"/>
          </w:rPr>
          <w:delText>Interconnection diagram</w:delText>
        </w:r>
        <w:bookmarkStart w:id="2685" w:name="_Toc50729496"/>
        <w:bookmarkStart w:id="2686" w:name="_Toc50732571"/>
        <w:bookmarkStart w:id="2687" w:name="_Toc50732890"/>
        <w:bookmarkStart w:id="2688" w:name="_Toc50733058"/>
        <w:bookmarkStart w:id="2689" w:name="_Toc50733168"/>
        <w:bookmarkStart w:id="2690" w:name="_Toc50733278"/>
        <w:bookmarkStart w:id="2691" w:name="_Toc50733388"/>
        <w:bookmarkStart w:id="2692" w:name="_Toc50733498"/>
        <w:bookmarkEnd w:id="2685"/>
        <w:bookmarkEnd w:id="2686"/>
        <w:bookmarkEnd w:id="2687"/>
        <w:bookmarkEnd w:id="2688"/>
        <w:bookmarkEnd w:id="2689"/>
        <w:bookmarkEnd w:id="2690"/>
        <w:bookmarkEnd w:id="2691"/>
        <w:bookmarkEnd w:id="2692"/>
      </w:del>
    </w:p>
    <w:p w14:paraId="002BE7A4" w14:textId="2FF30D04" w:rsidR="00B64271" w:rsidRPr="00D008D7" w:rsidDel="00C25F98" w:rsidRDefault="00B64271">
      <w:pPr>
        <w:pStyle w:val="Heading2"/>
        <w:rPr>
          <w:del w:id="2693" w:author="David Taylor" w:date="2020-09-11T15:09:00Z"/>
        </w:rPr>
        <w:pPrChange w:id="2694" w:author="David Taylor" w:date="2020-09-11T16:08:00Z">
          <w:pPr/>
        </w:pPrChange>
      </w:pPr>
      <w:del w:id="2695" w:author="David Taylor" w:date="2020-09-11T15:09:00Z">
        <w:r w:rsidRPr="00D008D7" w:rsidDel="00C25F98">
          <w:delText>Lorem ipsum dolor sit amet, consectetur adipiscing elit. Etiam at porta est, et lobortis sem. Duis imperdiet in nisl sed luctus.</w:delText>
        </w:r>
        <w:bookmarkStart w:id="2696" w:name="_Toc50729497"/>
        <w:bookmarkStart w:id="2697" w:name="_Toc50732572"/>
        <w:bookmarkStart w:id="2698" w:name="_Toc50732891"/>
        <w:bookmarkStart w:id="2699" w:name="_Toc50733059"/>
        <w:bookmarkStart w:id="2700" w:name="_Toc50733169"/>
        <w:bookmarkStart w:id="2701" w:name="_Toc50733279"/>
        <w:bookmarkStart w:id="2702" w:name="_Toc50733389"/>
        <w:bookmarkStart w:id="2703" w:name="_Toc50733499"/>
        <w:bookmarkEnd w:id="2696"/>
        <w:bookmarkEnd w:id="2697"/>
        <w:bookmarkEnd w:id="2698"/>
        <w:bookmarkEnd w:id="2699"/>
        <w:bookmarkEnd w:id="2700"/>
        <w:bookmarkEnd w:id="2701"/>
        <w:bookmarkEnd w:id="2702"/>
        <w:bookmarkEnd w:id="2703"/>
      </w:del>
    </w:p>
    <w:p w14:paraId="2A1F782C" w14:textId="353008B6" w:rsidR="00B64271" w:rsidRPr="00D008D7" w:rsidDel="00C25F98" w:rsidRDefault="00B64271">
      <w:pPr>
        <w:pStyle w:val="Heading2"/>
        <w:rPr>
          <w:del w:id="2704" w:author="David Taylor" w:date="2020-09-11T15:09:00Z"/>
        </w:rPr>
        <w:pPrChange w:id="2705" w:author="David Taylor" w:date="2020-09-11T16:08:00Z">
          <w:pPr/>
        </w:pPrChange>
      </w:pPr>
      <w:del w:id="2706" w:author="David Taylor" w:date="2020-09-11T15:09:00Z">
        <w:r w:rsidRPr="00424BB9" w:rsidDel="00C25F98">
          <w:rPr>
            <w:noProof/>
            <w:rPrChange w:id="2707" w:author="David Taylor" w:date="2020-09-11T16:07:00Z">
              <w:rPr>
                <w:noProof/>
                <w:lang w:val="nl-NL" w:eastAsia="nl-NL"/>
              </w:rPr>
            </w:rPrChange>
          </w:rPr>
          <mc:AlternateContent>
            <mc:Choice Requires="wps">
              <w:drawing>
                <wp:inline distT="0" distB="0" distL="0" distR="0" wp14:anchorId="62D9CF45" wp14:editId="58F172AA">
                  <wp:extent cx="3324225" cy="1885950"/>
                  <wp:effectExtent l="57150" t="38100" r="85725" b="95250"/>
                  <wp:docPr id="7" name="Rectangle 7"/>
                  <wp:cNvGraphicFramePr/>
                  <a:graphic xmlns:a="http://schemas.openxmlformats.org/drawingml/2006/main">
                    <a:graphicData uri="http://schemas.microsoft.com/office/word/2010/wordprocessingShape">
                      <wps:wsp>
                        <wps:cNvSpPr/>
                        <wps:spPr>
                          <a:xfrm>
                            <a:off x="0" y="0"/>
                            <a:ext cx="3324225" cy="1885950"/>
                          </a:xfrm>
                          <a:prstGeom prst="rect">
                            <a:avLst/>
                          </a:prstGeom>
                          <a:noFill/>
                          <a:ln>
                            <a:solidFill>
                              <a:srgbClr val="00B0F0"/>
                            </a:solidFill>
                          </a:ln>
                        </wps:spPr>
                        <wps:style>
                          <a:lnRef idx="1">
                            <a:schemeClr val="accent6"/>
                          </a:lnRef>
                          <a:fillRef idx="2">
                            <a:schemeClr val="accent6"/>
                          </a:fillRef>
                          <a:effectRef idx="1">
                            <a:schemeClr val="accent6"/>
                          </a:effectRef>
                          <a:fontRef idx="minor">
                            <a:schemeClr val="dk1"/>
                          </a:fontRef>
                        </wps:style>
                        <wps:txbx>
                          <w:txbxContent>
                            <w:p w14:paraId="14520914" w14:textId="77777777" w:rsidR="00820D23" w:rsidRPr="00DC7195" w:rsidRDefault="00820D23" w:rsidP="00B64271">
                              <w:pPr>
                                <w:jc w:val="center"/>
                                <w:rPr>
                                  <w:lang w:val="nl-NL"/>
                                </w:rPr>
                              </w:pPr>
                              <w:r>
                                <w:rPr>
                                  <w:lang w:val="nl-NL"/>
                                </w:rPr>
                                <w:t>ILLUSTRATION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2D9CF45" id="Rectangle 7" o:spid="_x0000_s1029" style="width:261.75pt;height:14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" filled="f" strokecolor="#00b0f0">
                  <v:shadow on="t" color="black" opacity="24903f" origin=",.5" offset="0,.55556mm"/>
                  <v:textbox>
                    <w:txbxContent>
                      <w:p w14:paraId="14520914" w14:textId="77777777" w:rsidR="00820D23" w:rsidRPr="00DC7195" w:rsidRDefault="00820D23" w:rsidP="00B64271">
                        <w:pPr>
                          <w:jc w:val="center"/>
                          <w:rPr>
                            <w:lang w:val="nl-NL"/>
                          </w:rPr>
                        </w:pPr>
                        <w:r>
                          <w:rPr>
                            <w:lang w:val="nl-NL"/>
                          </w:rPr>
                          <w:t>ILLUSTRATION</w:t>
                        </w:r>
                      </w:p>
                    </w:txbxContent>
                  </v:textbox>
                  <w10:anchorlock/>
                </v:rect>
              </w:pict>
            </mc:Fallback>
          </mc:AlternateContent>
        </w:r>
        <w:bookmarkStart w:id="2708" w:name="_Toc50729498"/>
        <w:bookmarkStart w:id="2709" w:name="_Toc50732573"/>
        <w:bookmarkStart w:id="2710" w:name="_Toc50732892"/>
        <w:bookmarkStart w:id="2711" w:name="_Toc50733060"/>
        <w:bookmarkStart w:id="2712" w:name="_Toc50733170"/>
        <w:bookmarkStart w:id="2713" w:name="_Toc50733280"/>
        <w:bookmarkStart w:id="2714" w:name="_Toc50733390"/>
        <w:bookmarkStart w:id="2715" w:name="_Toc50733500"/>
        <w:bookmarkEnd w:id="2708"/>
        <w:bookmarkEnd w:id="2709"/>
        <w:bookmarkEnd w:id="2710"/>
        <w:bookmarkEnd w:id="2711"/>
        <w:bookmarkEnd w:id="2712"/>
        <w:bookmarkEnd w:id="2713"/>
        <w:bookmarkEnd w:id="2714"/>
        <w:bookmarkEnd w:id="2715"/>
      </w:del>
    </w:p>
    <w:p w14:paraId="6C9C545A" w14:textId="33DE7660" w:rsidR="007D0686" w:rsidRPr="00D008D7" w:rsidDel="00C25F98" w:rsidRDefault="007D0686">
      <w:pPr>
        <w:pStyle w:val="Heading2"/>
        <w:rPr>
          <w:del w:id="2716" w:author="David Taylor" w:date="2020-09-11T15:09:00Z"/>
        </w:rPr>
        <w:pPrChange w:id="2717" w:author="David Taylor" w:date="2020-09-11T16:08:00Z">
          <w:pPr>
            <w:pStyle w:val="Heading3"/>
          </w:pPr>
        </w:pPrChange>
      </w:pPr>
      <w:del w:id="2718" w:author="David Taylor" w:date="2020-09-11T15:09:00Z">
        <w:r w:rsidRPr="00D008D7" w:rsidDel="00C25F98">
          <w:rPr>
            <w:b w:val="0"/>
            <w:bCs w:val="0"/>
          </w:rPr>
          <w:delText>Conditions for assembling</w:delText>
        </w:r>
        <w:bookmarkStart w:id="2719" w:name="_Toc50729499"/>
        <w:bookmarkStart w:id="2720" w:name="_Toc50732574"/>
        <w:bookmarkStart w:id="2721" w:name="_Toc50732893"/>
        <w:bookmarkStart w:id="2722" w:name="_Toc50733061"/>
        <w:bookmarkStart w:id="2723" w:name="_Toc50733171"/>
        <w:bookmarkStart w:id="2724" w:name="_Toc50733281"/>
        <w:bookmarkStart w:id="2725" w:name="_Toc50733391"/>
        <w:bookmarkStart w:id="2726" w:name="_Toc50733501"/>
        <w:bookmarkEnd w:id="2719"/>
        <w:bookmarkEnd w:id="2720"/>
        <w:bookmarkEnd w:id="2721"/>
        <w:bookmarkEnd w:id="2722"/>
        <w:bookmarkEnd w:id="2723"/>
        <w:bookmarkEnd w:id="2724"/>
        <w:bookmarkEnd w:id="2725"/>
        <w:bookmarkEnd w:id="2726"/>
      </w:del>
    </w:p>
    <w:p w14:paraId="160125CC" w14:textId="7EE4200D" w:rsidR="002B4C83" w:rsidRPr="00424BB9" w:rsidDel="00C25F98" w:rsidRDefault="002B4C83">
      <w:pPr>
        <w:pStyle w:val="Heading2"/>
        <w:rPr>
          <w:del w:id="2727" w:author="David Taylor" w:date="2020-09-11T15:09:00Z"/>
          <w:b w:val="0"/>
          <w:rPrChange w:id="2728" w:author="David Taylor" w:date="2020-09-11T16:07:00Z">
            <w:rPr>
              <w:del w:id="2729" w:author="David Taylor" w:date="2020-09-11T15:09:00Z"/>
              <w:rFonts w:cstheme="majorHAnsi"/>
              <w:b/>
            </w:rPr>
          </w:rPrChange>
        </w:rPr>
        <w:pPrChange w:id="2730" w:author="David Taylor" w:date="2020-09-11T16:08:00Z">
          <w:pPr/>
        </w:pPrChange>
      </w:pPr>
      <w:del w:id="2731" w:author="David Taylor" w:date="2020-09-11T15:09:00Z">
        <w:r w:rsidRPr="00D008D7" w:rsidDel="00C25F98">
          <w:delText>Lorem ipsum dolor sit amet, consectetur adipiscing elit. Etiam at porta est, et lobortis sem. Duis imperdiet in nisl sed luctus.</w:delText>
        </w:r>
        <w:r w:rsidRPr="00424BB9" w:rsidDel="00C25F98">
          <w:rPr>
            <w:b w:val="0"/>
            <w:rPrChange w:id="2732" w:author="David Taylor" w:date="2020-09-11T16:07:00Z">
              <w:rPr>
                <w:rFonts w:cstheme="majorHAnsi"/>
                <w:b/>
              </w:rPr>
            </w:rPrChange>
          </w:rPr>
          <w:br/>
        </w:r>
        <w:r w:rsidRPr="00424BB9" w:rsidDel="00C25F98">
          <w:rPr>
            <w:b w:val="0"/>
            <w:rPrChange w:id="2733" w:author="David Taylor" w:date="2020-09-11T16:07:00Z">
              <w:rPr>
                <w:rFonts w:cstheme="majorHAnsi"/>
                <w:b/>
              </w:rPr>
            </w:rPrChange>
          </w:rPr>
          <w:br/>
          <w:delText>Lorem ipsum:</w:delText>
        </w:r>
        <w:bookmarkStart w:id="2734" w:name="_Toc50729500"/>
        <w:bookmarkStart w:id="2735" w:name="_Toc50732575"/>
        <w:bookmarkStart w:id="2736" w:name="_Toc50732894"/>
        <w:bookmarkStart w:id="2737" w:name="_Toc50733062"/>
        <w:bookmarkStart w:id="2738" w:name="_Toc50733172"/>
        <w:bookmarkStart w:id="2739" w:name="_Toc50733282"/>
        <w:bookmarkStart w:id="2740" w:name="_Toc50733392"/>
        <w:bookmarkStart w:id="2741" w:name="_Toc50733502"/>
        <w:bookmarkEnd w:id="2734"/>
        <w:bookmarkEnd w:id="2735"/>
        <w:bookmarkEnd w:id="2736"/>
        <w:bookmarkEnd w:id="2737"/>
        <w:bookmarkEnd w:id="2738"/>
        <w:bookmarkEnd w:id="2739"/>
        <w:bookmarkEnd w:id="2740"/>
        <w:bookmarkEnd w:id="2741"/>
      </w:del>
    </w:p>
    <w:p w14:paraId="4513B024" w14:textId="15F0CCB5" w:rsidR="002B4C83" w:rsidRPr="00D008D7" w:rsidDel="00C25F98" w:rsidRDefault="002B4C83">
      <w:pPr>
        <w:pStyle w:val="Heading2"/>
        <w:rPr>
          <w:del w:id="2742" w:author="David Taylor" w:date="2020-09-11T15:09:00Z"/>
        </w:rPr>
        <w:pPrChange w:id="2743" w:author="David Taylor" w:date="2020-09-11T16:08:00Z">
          <w:pPr>
            <w:pStyle w:val="ListNumber"/>
            <w:numPr>
              <w:numId w:val="27"/>
            </w:numPr>
          </w:pPr>
        </w:pPrChange>
      </w:pPr>
      <w:del w:id="2744" w:author="David Taylor" w:date="2020-09-11T15:09:00Z">
        <w:r w:rsidRPr="00D008D7" w:rsidDel="00C25F98">
          <w:delText>Condition 1</w:delText>
        </w:r>
        <w:bookmarkStart w:id="2745" w:name="_Toc50729501"/>
        <w:bookmarkStart w:id="2746" w:name="_Toc50732576"/>
        <w:bookmarkStart w:id="2747" w:name="_Toc50732895"/>
        <w:bookmarkStart w:id="2748" w:name="_Toc50733063"/>
        <w:bookmarkStart w:id="2749" w:name="_Toc50733173"/>
        <w:bookmarkStart w:id="2750" w:name="_Toc50733283"/>
        <w:bookmarkStart w:id="2751" w:name="_Toc50733393"/>
        <w:bookmarkStart w:id="2752" w:name="_Toc50733503"/>
        <w:bookmarkEnd w:id="2745"/>
        <w:bookmarkEnd w:id="2746"/>
        <w:bookmarkEnd w:id="2747"/>
        <w:bookmarkEnd w:id="2748"/>
        <w:bookmarkEnd w:id="2749"/>
        <w:bookmarkEnd w:id="2750"/>
        <w:bookmarkEnd w:id="2751"/>
        <w:bookmarkEnd w:id="2752"/>
      </w:del>
    </w:p>
    <w:p w14:paraId="61C1787B" w14:textId="181B0A22" w:rsidR="002B4C83" w:rsidRPr="00D008D7" w:rsidDel="00C25F98" w:rsidRDefault="002B4C83">
      <w:pPr>
        <w:pStyle w:val="Heading2"/>
        <w:rPr>
          <w:del w:id="2753" w:author="David Taylor" w:date="2020-09-11T15:09:00Z"/>
        </w:rPr>
        <w:pPrChange w:id="2754" w:author="David Taylor" w:date="2020-09-11T16:08:00Z">
          <w:pPr>
            <w:pStyle w:val="ListNumber"/>
          </w:pPr>
        </w:pPrChange>
      </w:pPr>
      <w:del w:id="2755" w:author="David Taylor" w:date="2020-09-11T15:09:00Z">
        <w:r w:rsidRPr="00D008D7" w:rsidDel="00C25F98">
          <w:delText>Condition 2</w:delText>
        </w:r>
        <w:bookmarkStart w:id="2756" w:name="_Toc50729502"/>
        <w:bookmarkStart w:id="2757" w:name="_Toc50732577"/>
        <w:bookmarkStart w:id="2758" w:name="_Toc50732896"/>
        <w:bookmarkStart w:id="2759" w:name="_Toc50733064"/>
        <w:bookmarkStart w:id="2760" w:name="_Toc50733174"/>
        <w:bookmarkStart w:id="2761" w:name="_Toc50733284"/>
        <w:bookmarkStart w:id="2762" w:name="_Toc50733394"/>
        <w:bookmarkStart w:id="2763" w:name="_Toc50733504"/>
        <w:bookmarkEnd w:id="2756"/>
        <w:bookmarkEnd w:id="2757"/>
        <w:bookmarkEnd w:id="2758"/>
        <w:bookmarkEnd w:id="2759"/>
        <w:bookmarkEnd w:id="2760"/>
        <w:bookmarkEnd w:id="2761"/>
        <w:bookmarkEnd w:id="2762"/>
        <w:bookmarkEnd w:id="2763"/>
      </w:del>
    </w:p>
    <w:p w14:paraId="5637FF18" w14:textId="6EB58BEF" w:rsidR="002B4C83" w:rsidRPr="00D008D7" w:rsidDel="00C25F98" w:rsidRDefault="002B4C83">
      <w:pPr>
        <w:pStyle w:val="Heading2"/>
        <w:rPr>
          <w:del w:id="2764" w:author="David Taylor" w:date="2020-09-11T15:09:00Z"/>
        </w:rPr>
        <w:pPrChange w:id="2765" w:author="David Taylor" w:date="2020-09-11T16:08:00Z">
          <w:pPr>
            <w:pStyle w:val="ListNumber"/>
          </w:pPr>
        </w:pPrChange>
      </w:pPr>
      <w:del w:id="2766" w:author="David Taylor" w:date="2020-09-11T15:09:00Z">
        <w:r w:rsidRPr="00D008D7" w:rsidDel="00C25F98">
          <w:delText>Condition 3</w:delText>
        </w:r>
        <w:bookmarkStart w:id="2767" w:name="_Toc50729503"/>
        <w:bookmarkStart w:id="2768" w:name="_Toc50732578"/>
        <w:bookmarkStart w:id="2769" w:name="_Toc50732897"/>
        <w:bookmarkStart w:id="2770" w:name="_Toc50733065"/>
        <w:bookmarkStart w:id="2771" w:name="_Toc50733175"/>
        <w:bookmarkStart w:id="2772" w:name="_Toc50733285"/>
        <w:bookmarkStart w:id="2773" w:name="_Toc50733395"/>
        <w:bookmarkStart w:id="2774" w:name="_Toc50733505"/>
        <w:bookmarkEnd w:id="2767"/>
        <w:bookmarkEnd w:id="2768"/>
        <w:bookmarkEnd w:id="2769"/>
        <w:bookmarkEnd w:id="2770"/>
        <w:bookmarkEnd w:id="2771"/>
        <w:bookmarkEnd w:id="2772"/>
        <w:bookmarkEnd w:id="2773"/>
        <w:bookmarkEnd w:id="2774"/>
      </w:del>
    </w:p>
    <w:p w14:paraId="1796F9FD" w14:textId="27A56A41" w:rsidR="002B4C83" w:rsidDel="00CA2F3D" w:rsidRDefault="002B4C83" w:rsidP="00424BB9">
      <w:pPr>
        <w:pStyle w:val="Heading2"/>
        <w:rPr>
          <w:del w:id="2775" w:author="David Taylor" w:date="2020-09-11T15:10:00Z"/>
        </w:rPr>
      </w:pPr>
      <w:bookmarkStart w:id="2776" w:name="_Toc50729504"/>
      <w:bookmarkEnd w:id="2776"/>
    </w:p>
    <w:p w14:paraId="3ADC600D" w14:textId="306AEF62" w:rsidR="00CE6550" w:rsidRPr="00424BB9" w:rsidDel="00C25F98" w:rsidRDefault="00CE6550">
      <w:pPr>
        <w:pStyle w:val="Heading2"/>
        <w:rPr>
          <w:del w:id="2777" w:author="David Taylor" w:date="2020-09-11T15:10:00Z"/>
          <w:rPrChange w:id="2778" w:author="David Taylor" w:date="2020-09-11T16:07:00Z">
            <w:rPr>
              <w:del w:id="2779" w:author="David Taylor" w:date="2020-09-11T15:10:00Z"/>
              <w:color w:val="000000"/>
            </w:rPr>
          </w:rPrChange>
        </w:rPr>
        <w:pPrChange w:id="2780" w:author="David Taylor" w:date="2020-09-11T16:08:00Z">
          <w:pPr>
            <w:pStyle w:val="Heading3"/>
          </w:pPr>
        </w:pPrChange>
      </w:pPr>
      <w:del w:id="2781" w:author="David Taylor" w:date="2020-09-11T15:10:00Z">
        <w:r w:rsidRPr="00424BB9" w:rsidDel="00C25F98">
          <w:rPr>
            <w:b w:val="0"/>
            <w:bCs w:val="0"/>
            <w:rPrChange w:id="2782" w:author="David Taylor" w:date="2020-09-11T16:07:00Z">
              <w:rPr>
                <w:rFonts w:cstheme="majorHAnsi"/>
                <w:b w:val="0"/>
                <w:bCs w:val="0"/>
                <w:color w:val="000000"/>
              </w:rPr>
            </w:rPrChange>
          </w:rPr>
          <w:delText>Installation of the base</w:delText>
        </w:r>
        <w:bookmarkStart w:id="2783" w:name="_Toc50729505"/>
        <w:bookmarkStart w:id="2784" w:name="_Toc50732580"/>
        <w:bookmarkStart w:id="2785" w:name="_Toc50732899"/>
        <w:bookmarkStart w:id="2786" w:name="_Toc50733067"/>
        <w:bookmarkStart w:id="2787" w:name="_Toc50733177"/>
        <w:bookmarkStart w:id="2788" w:name="_Toc50733287"/>
        <w:bookmarkStart w:id="2789" w:name="_Toc50733397"/>
        <w:bookmarkStart w:id="2790" w:name="_Toc50733507"/>
        <w:bookmarkEnd w:id="2783"/>
        <w:bookmarkEnd w:id="2784"/>
        <w:bookmarkEnd w:id="2785"/>
        <w:bookmarkEnd w:id="2786"/>
        <w:bookmarkEnd w:id="2787"/>
        <w:bookmarkEnd w:id="2788"/>
        <w:bookmarkEnd w:id="2789"/>
        <w:bookmarkEnd w:id="2790"/>
      </w:del>
    </w:p>
    <w:p w14:paraId="335DB4F4" w14:textId="3546C18E" w:rsidR="00CE6550" w:rsidRPr="00424BB9" w:rsidDel="00C25F98" w:rsidRDefault="00CE6550">
      <w:pPr>
        <w:pStyle w:val="Heading2"/>
        <w:rPr>
          <w:del w:id="2791" w:author="David Taylor" w:date="2020-09-11T15:10:00Z"/>
          <w:b w:val="0"/>
          <w:rPrChange w:id="2792" w:author="David Taylor" w:date="2020-09-11T16:07:00Z">
            <w:rPr>
              <w:del w:id="2793" w:author="David Taylor" w:date="2020-09-11T15:10:00Z"/>
              <w:rFonts w:cstheme="majorHAnsi"/>
              <w:b/>
            </w:rPr>
          </w:rPrChange>
        </w:rPr>
        <w:pPrChange w:id="2794" w:author="David Taylor" w:date="2020-09-11T16:08:00Z">
          <w:pPr/>
        </w:pPrChange>
      </w:pPr>
      <w:del w:id="2795" w:author="David Taylor" w:date="2020-09-11T15:10:00Z">
        <w:r w:rsidRPr="00424BB9" w:rsidDel="00C25F98">
          <w:rPr>
            <w:b w:val="0"/>
            <w:rPrChange w:id="2796" w:author="David Taylor" w:date="2020-09-11T16:07:00Z">
              <w:rPr>
                <w:rFonts w:cstheme="majorHAnsi"/>
                <w:b/>
              </w:rPr>
            </w:rPrChange>
          </w:rPr>
          <w:delText>To install the base:</w:delText>
        </w:r>
        <w:bookmarkStart w:id="2797" w:name="_Toc50729506"/>
        <w:bookmarkStart w:id="2798" w:name="_Toc50732581"/>
        <w:bookmarkStart w:id="2799" w:name="_Toc50732900"/>
        <w:bookmarkStart w:id="2800" w:name="_Toc50733068"/>
        <w:bookmarkStart w:id="2801" w:name="_Toc50733178"/>
        <w:bookmarkStart w:id="2802" w:name="_Toc50733288"/>
        <w:bookmarkStart w:id="2803" w:name="_Toc50733398"/>
        <w:bookmarkStart w:id="2804" w:name="_Toc50733508"/>
        <w:bookmarkStart w:id="2805" w:name="_Toc50733615"/>
        <w:bookmarkStart w:id="2806" w:name="_Toc50733722"/>
        <w:bookmarkEnd w:id="2797"/>
        <w:bookmarkEnd w:id="2798"/>
        <w:bookmarkEnd w:id="2799"/>
        <w:bookmarkEnd w:id="2800"/>
        <w:bookmarkEnd w:id="2801"/>
        <w:bookmarkEnd w:id="2802"/>
        <w:bookmarkEnd w:id="2803"/>
        <w:bookmarkEnd w:id="2804"/>
        <w:bookmarkEnd w:id="2805"/>
        <w:bookmarkEnd w:id="2806"/>
      </w:del>
    </w:p>
    <w:p w14:paraId="2CF3D380" w14:textId="185F62AB" w:rsidR="00CE6550" w:rsidRPr="00D008D7" w:rsidDel="00C25F98" w:rsidRDefault="00CE6550">
      <w:pPr>
        <w:pStyle w:val="Heading2"/>
        <w:rPr>
          <w:del w:id="2807" w:author="David Taylor" w:date="2020-09-11T15:10:00Z"/>
        </w:rPr>
        <w:pPrChange w:id="2808" w:author="David Taylor" w:date="2020-09-11T16:08:00Z">
          <w:pPr>
            <w:pStyle w:val="ListNumber"/>
            <w:numPr>
              <w:numId w:val="28"/>
            </w:numPr>
          </w:pPr>
        </w:pPrChange>
      </w:pPr>
      <w:del w:id="2809" w:author="David Taylor" w:date="2020-09-11T15:10:00Z">
        <w:r w:rsidRPr="00D008D7" w:rsidDel="00C25F98">
          <w:delText>Do this.</w:delText>
        </w:r>
        <w:bookmarkStart w:id="2810" w:name="_Toc50729507"/>
        <w:bookmarkStart w:id="2811" w:name="_Toc50732582"/>
        <w:bookmarkStart w:id="2812" w:name="_Toc50732901"/>
        <w:bookmarkStart w:id="2813" w:name="_Toc50733069"/>
        <w:bookmarkStart w:id="2814" w:name="_Toc50733179"/>
        <w:bookmarkStart w:id="2815" w:name="_Toc50733289"/>
        <w:bookmarkStart w:id="2816" w:name="_Toc50733399"/>
        <w:bookmarkStart w:id="2817" w:name="_Toc50733509"/>
        <w:bookmarkStart w:id="2818" w:name="_Toc50733616"/>
        <w:bookmarkStart w:id="2819" w:name="_Toc50733723"/>
        <w:bookmarkEnd w:id="2810"/>
        <w:bookmarkEnd w:id="2811"/>
        <w:bookmarkEnd w:id="2812"/>
        <w:bookmarkEnd w:id="2813"/>
        <w:bookmarkEnd w:id="2814"/>
        <w:bookmarkEnd w:id="2815"/>
        <w:bookmarkEnd w:id="2816"/>
        <w:bookmarkEnd w:id="2817"/>
        <w:bookmarkEnd w:id="2818"/>
        <w:bookmarkEnd w:id="2819"/>
      </w:del>
    </w:p>
    <w:p w14:paraId="2105ADB1" w14:textId="55A84C5B" w:rsidR="00CE6550" w:rsidRPr="00D008D7" w:rsidDel="00C25F98" w:rsidRDefault="00CE6550">
      <w:pPr>
        <w:pStyle w:val="Heading2"/>
        <w:rPr>
          <w:del w:id="2820" w:author="David Taylor" w:date="2020-09-11T15:10:00Z"/>
        </w:rPr>
        <w:pPrChange w:id="2821" w:author="David Taylor" w:date="2020-09-11T16:08:00Z">
          <w:pPr>
            <w:pStyle w:val="ListNumber"/>
          </w:pPr>
        </w:pPrChange>
      </w:pPr>
      <w:del w:id="2822" w:author="David Taylor" w:date="2020-09-11T15:10:00Z">
        <w:r w:rsidRPr="00D008D7" w:rsidDel="00C25F98">
          <w:delText>Complete an action.</w:delText>
        </w:r>
        <w:bookmarkStart w:id="2823" w:name="_Toc50729508"/>
        <w:bookmarkStart w:id="2824" w:name="_Toc50732583"/>
        <w:bookmarkStart w:id="2825" w:name="_Toc50732902"/>
        <w:bookmarkStart w:id="2826" w:name="_Toc50733070"/>
        <w:bookmarkStart w:id="2827" w:name="_Toc50733180"/>
        <w:bookmarkStart w:id="2828" w:name="_Toc50733290"/>
        <w:bookmarkStart w:id="2829" w:name="_Toc50733400"/>
        <w:bookmarkStart w:id="2830" w:name="_Toc50733510"/>
        <w:bookmarkStart w:id="2831" w:name="_Toc50733617"/>
        <w:bookmarkStart w:id="2832" w:name="_Toc50733724"/>
        <w:bookmarkEnd w:id="2823"/>
        <w:bookmarkEnd w:id="2824"/>
        <w:bookmarkEnd w:id="2825"/>
        <w:bookmarkEnd w:id="2826"/>
        <w:bookmarkEnd w:id="2827"/>
        <w:bookmarkEnd w:id="2828"/>
        <w:bookmarkEnd w:id="2829"/>
        <w:bookmarkEnd w:id="2830"/>
        <w:bookmarkEnd w:id="2831"/>
        <w:bookmarkEnd w:id="2832"/>
      </w:del>
    </w:p>
    <w:p w14:paraId="71E5311F" w14:textId="18113A3F" w:rsidR="00CE6550" w:rsidRPr="00D008D7" w:rsidDel="00C25F98" w:rsidRDefault="00CE6550">
      <w:pPr>
        <w:pStyle w:val="Heading2"/>
        <w:rPr>
          <w:del w:id="2833" w:author="David Taylor" w:date="2020-09-11T15:10:00Z"/>
        </w:rPr>
        <w:pPrChange w:id="2834" w:author="David Taylor" w:date="2020-09-11T16:08:00Z">
          <w:pPr>
            <w:pStyle w:val="ListNumber"/>
          </w:pPr>
        </w:pPrChange>
      </w:pPr>
      <w:del w:id="2835" w:author="David Taylor" w:date="2020-09-11T15:10:00Z">
        <w:r w:rsidRPr="00D008D7" w:rsidDel="00C25F98">
          <w:delText>Do that.</w:delText>
        </w:r>
        <w:bookmarkStart w:id="2836" w:name="_Toc50729509"/>
        <w:bookmarkStart w:id="2837" w:name="_Toc50732584"/>
        <w:bookmarkStart w:id="2838" w:name="_Toc50732903"/>
        <w:bookmarkStart w:id="2839" w:name="_Toc50733071"/>
        <w:bookmarkStart w:id="2840" w:name="_Toc50733181"/>
        <w:bookmarkStart w:id="2841" w:name="_Toc50733291"/>
        <w:bookmarkStart w:id="2842" w:name="_Toc50733401"/>
        <w:bookmarkStart w:id="2843" w:name="_Toc50733511"/>
        <w:bookmarkStart w:id="2844" w:name="_Toc50733618"/>
        <w:bookmarkStart w:id="2845" w:name="_Toc50733725"/>
        <w:bookmarkEnd w:id="2836"/>
        <w:bookmarkEnd w:id="2837"/>
        <w:bookmarkEnd w:id="2838"/>
        <w:bookmarkEnd w:id="2839"/>
        <w:bookmarkEnd w:id="2840"/>
        <w:bookmarkEnd w:id="2841"/>
        <w:bookmarkEnd w:id="2842"/>
        <w:bookmarkEnd w:id="2843"/>
        <w:bookmarkEnd w:id="2844"/>
        <w:bookmarkEnd w:id="2845"/>
      </w:del>
    </w:p>
    <w:p w14:paraId="69488455" w14:textId="7725EE64" w:rsidR="00CE6550" w:rsidRPr="00424BB9" w:rsidDel="00C25F98" w:rsidRDefault="00CE6550">
      <w:pPr>
        <w:pStyle w:val="Heading2"/>
        <w:rPr>
          <w:del w:id="2846" w:author="David Taylor" w:date="2020-09-11T15:10:00Z"/>
          <w:rPrChange w:id="2847" w:author="David Taylor" w:date="2020-09-11T16:07:00Z">
            <w:rPr>
              <w:del w:id="2848" w:author="David Taylor" w:date="2020-09-11T15:10:00Z"/>
              <w:color w:val="000000"/>
            </w:rPr>
          </w:rPrChange>
        </w:rPr>
        <w:pPrChange w:id="2849" w:author="David Taylor" w:date="2020-09-11T16:08:00Z">
          <w:pPr>
            <w:pStyle w:val="Heading3"/>
          </w:pPr>
        </w:pPrChange>
      </w:pPr>
      <w:del w:id="2850" w:author="David Taylor" w:date="2020-09-11T15:10:00Z">
        <w:r w:rsidRPr="00424BB9" w:rsidDel="00C25F98">
          <w:rPr>
            <w:b w:val="0"/>
            <w:bCs w:val="0"/>
            <w:rPrChange w:id="2851" w:author="David Taylor" w:date="2020-09-11T16:07:00Z">
              <w:rPr>
                <w:rFonts w:cstheme="majorHAnsi"/>
                <w:b w:val="0"/>
                <w:bCs w:val="0"/>
                <w:color w:val="000000"/>
              </w:rPr>
            </w:rPrChange>
          </w:rPr>
          <w:delText xml:space="preserve">[Installation of </w:delText>
        </w:r>
        <w:r w:rsidR="000C50E8" w:rsidRPr="00424BB9" w:rsidDel="00C25F98">
          <w:rPr>
            <w:b w:val="0"/>
            <w:bCs w:val="0"/>
            <w:rPrChange w:id="2852" w:author="David Taylor" w:date="2020-09-11T16:07:00Z">
              <w:rPr>
                <w:rFonts w:cstheme="majorHAnsi"/>
                <w:b w:val="0"/>
                <w:bCs w:val="0"/>
                <w:color w:val="000000"/>
              </w:rPr>
            </w:rPrChange>
          </w:rPr>
          <w:delText>protective features</w:delText>
        </w:r>
        <w:r w:rsidRPr="00424BB9" w:rsidDel="00C25F98">
          <w:rPr>
            <w:b w:val="0"/>
            <w:bCs w:val="0"/>
            <w:rPrChange w:id="2853" w:author="David Taylor" w:date="2020-09-11T16:07:00Z">
              <w:rPr>
                <w:rFonts w:cstheme="majorHAnsi"/>
                <w:b w:val="0"/>
                <w:bCs w:val="0"/>
                <w:color w:val="000000"/>
              </w:rPr>
            </w:rPrChange>
          </w:rPr>
          <w:delText xml:space="preserve">]  </w:delText>
        </w:r>
        <w:bookmarkStart w:id="2854" w:name="_Toc50729510"/>
        <w:bookmarkStart w:id="2855" w:name="_Toc50732585"/>
        <w:bookmarkStart w:id="2856" w:name="_Toc50732904"/>
        <w:bookmarkStart w:id="2857" w:name="_Toc50733072"/>
        <w:bookmarkStart w:id="2858" w:name="_Toc50733182"/>
        <w:bookmarkStart w:id="2859" w:name="_Toc50733292"/>
        <w:bookmarkStart w:id="2860" w:name="_Toc50733402"/>
        <w:bookmarkStart w:id="2861" w:name="_Toc50733512"/>
        <w:bookmarkStart w:id="2862" w:name="_Toc50733619"/>
        <w:bookmarkStart w:id="2863" w:name="_Toc50733726"/>
        <w:bookmarkEnd w:id="2854"/>
        <w:bookmarkEnd w:id="2855"/>
        <w:bookmarkEnd w:id="2856"/>
        <w:bookmarkEnd w:id="2857"/>
        <w:bookmarkEnd w:id="2858"/>
        <w:bookmarkEnd w:id="2859"/>
        <w:bookmarkEnd w:id="2860"/>
        <w:bookmarkEnd w:id="2861"/>
        <w:bookmarkEnd w:id="2862"/>
        <w:bookmarkEnd w:id="2863"/>
      </w:del>
    </w:p>
    <w:p w14:paraId="1E098F37" w14:textId="0F3D33F5" w:rsidR="00CE6550" w:rsidRPr="00424BB9" w:rsidDel="00C25F98" w:rsidRDefault="00CE6550">
      <w:pPr>
        <w:pStyle w:val="Heading2"/>
        <w:rPr>
          <w:del w:id="2864" w:author="David Taylor" w:date="2020-09-11T15:10:00Z"/>
          <w:b w:val="0"/>
          <w:rPrChange w:id="2865" w:author="David Taylor" w:date="2020-09-11T16:07:00Z">
            <w:rPr>
              <w:del w:id="2866" w:author="David Taylor" w:date="2020-09-11T15:10:00Z"/>
              <w:rFonts w:cstheme="majorHAnsi"/>
              <w:b/>
            </w:rPr>
          </w:rPrChange>
        </w:rPr>
        <w:pPrChange w:id="2867" w:author="David Taylor" w:date="2020-09-11T16:08:00Z">
          <w:pPr/>
        </w:pPrChange>
      </w:pPr>
      <w:del w:id="2868" w:author="David Taylor" w:date="2020-09-11T15:10:00Z">
        <w:r w:rsidRPr="00424BB9" w:rsidDel="00C25F98">
          <w:rPr>
            <w:b w:val="0"/>
            <w:rPrChange w:id="2869" w:author="David Taylor" w:date="2020-09-11T16:07:00Z">
              <w:rPr>
                <w:rFonts w:cstheme="majorHAnsi"/>
                <w:b/>
              </w:rPr>
            </w:rPrChange>
          </w:rPr>
          <w:delText>To install the frame:</w:delText>
        </w:r>
        <w:bookmarkStart w:id="2870" w:name="_Toc50729511"/>
        <w:bookmarkStart w:id="2871" w:name="_Toc50732586"/>
        <w:bookmarkStart w:id="2872" w:name="_Toc50732905"/>
        <w:bookmarkStart w:id="2873" w:name="_Toc50733073"/>
        <w:bookmarkStart w:id="2874" w:name="_Toc50733183"/>
        <w:bookmarkStart w:id="2875" w:name="_Toc50733293"/>
        <w:bookmarkStart w:id="2876" w:name="_Toc50733403"/>
        <w:bookmarkStart w:id="2877" w:name="_Toc50733513"/>
        <w:bookmarkStart w:id="2878" w:name="_Toc50733620"/>
        <w:bookmarkStart w:id="2879" w:name="_Toc50733727"/>
        <w:bookmarkEnd w:id="2870"/>
        <w:bookmarkEnd w:id="2871"/>
        <w:bookmarkEnd w:id="2872"/>
        <w:bookmarkEnd w:id="2873"/>
        <w:bookmarkEnd w:id="2874"/>
        <w:bookmarkEnd w:id="2875"/>
        <w:bookmarkEnd w:id="2876"/>
        <w:bookmarkEnd w:id="2877"/>
        <w:bookmarkEnd w:id="2878"/>
        <w:bookmarkEnd w:id="2879"/>
      </w:del>
    </w:p>
    <w:p w14:paraId="6FC7FEC1" w14:textId="04E768D5" w:rsidR="00CE6550" w:rsidRPr="00D008D7" w:rsidDel="00C25F98" w:rsidRDefault="00CE6550">
      <w:pPr>
        <w:pStyle w:val="Heading2"/>
        <w:rPr>
          <w:del w:id="2880" w:author="David Taylor" w:date="2020-09-11T15:10:00Z"/>
        </w:rPr>
        <w:pPrChange w:id="2881" w:author="David Taylor" w:date="2020-09-11T16:08:00Z">
          <w:pPr>
            <w:pStyle w:val="ListNumber"/>
            <w:numPr>
              <w:numId w:val="29"/>
            </w:numPr>
          </w:pPr>
        </w:pPrChange>
      </w:pPr>
      <w:del w:id="2882" w:author="David Taylor" w:date="2020-09-11T15:10:00Z">
        <w:r w:rsidRPr="00D008D7" w:rsidDel="00C25F98">
          <w:delText>Do this.</w:delText>
        </w:r>
        <w:bookmarkStart w:id="2883" w:name="_Toc50729512"/>
        <w:bookmarkStart w:id="2884" w:name="_Toc50732587"/>
        <w:bookmarkStart w:id="2885" w:name="_Toc50732906"/>
        <w:bookmarkStart w:id="2886" w:name="_Toc50733074"/>
        <w:bookmarkStart w:id="2887" w:name="_Toc50733184"/>
        <w:bookmarkStart w:id="2888" w:name="_Toc50733294"/>
        <w:bookmarkStart w:id="2889" w:name="_Toc50733404"/>
        <w:bookmarkStart w:id="2890" w:name="_Toc50733514"/>
        <w:bookmarkStart w:id="2891" w:name="_Toc50733621"/>
        <w:bookmarkStart w:id="2892" w:name="_Toc50733728"/>
        <w:bookmarkEnd w:id="2883"/>
        <w:bookmarkEnd w:id="2884"/>
        <w:bookmarkEnd w:id="2885"/>
        <w:bookmarkEnd w:id="2886"/>
        <w:bookmarkEnd w:id="2887"/>
        <w:bookmarkEnd w:id="2888"/>
        <w:bookmarkEnd w:id="2889"/>
        <w:bookmarkEnd w:id="2890"/>
        <w:bookmarkEnd w:id="2891"/>
        <w:bookmarkEnd w:id="2892"/>
      </w:del>
    </w:p>
    <w:p w14:paraId="668520C8" w14:textId="64A00219" w:rsidR="00CE6550" w:rsidRPr="00D008D7" w:rsidDel="00C25F98" w:rsidRDefault="00CE6550">
      <w:pPr>
        <w:pStyle w:val="Heading2"/>
        <w:rPr>
          <w:del w:id="2893" w:author="David Taylor" w:date="2020-09-11T15:10:00Z"/>
        </w:rPr>
        <w:pPrChange w:id="2894" w:author="David Taylor" w:date="2020-09-11T16:08:00Z">
          <w:pPr>
            <w:pStyle w:val="ListNumber"/>
          </w:pPr>
        </w:pPrChange>
      </w:pPr>
      <w:del w:id="2895" w:author="David Taylor" w:date="2020-09-11T15:10:00Z">
        <w:r w:rsidRPr="00D008D7" w:rsidDel="00C25F98">
          <w:delText>Complete an action.</w:delText>
        </w:r>
        <w:bookmarkStart w:id="2896" w:name="_Toc50729513"/>
        <w:bookmarkStart w:id="2897" w:name="_Toc50732588"/>
        <w:bookmarkStart w:id="2898" w:name="_Toc50732907"/>
        <w:bookmarkStart w:id="2899" w:name="_Toc50733075"/>
        <w:bookmarkStart w:id="2900" w:name="_Toc50733185"/>
        <w:bookmarkStart w:id="2901" w:name="_Toc50733295"/>
        <w:bookmarkStart w:id="2902" w:name="_Toc50733405"/>
        <w:bookmarkStart w:id="2903" w:name="_Toc50733515"/>
        <w:bookmarkStart w:id="2904" w:name="_Toc50733622"/>
        <w:bookmarkStart w:id="2905" w:name="_Toc50733729"/>
        <w:bookmarkEnd w:id="2896"/>
        <w:bookmarkEnd w:id="2897"/>
        <w:bookmarkEnd w:id="2898"/>
        <w:bookmarkEnd w:id="2899"/>
        <w:bookmarkEnd w:id="2900"/>
        <w:bookmarkEnd w:id="2901"/>
        <w:bookmarkEnd w:id="2902"/>
        <w:bookmarkEnd w:id="2903"/>
        <w:bookmarkEnd w:id="2904"/>
        <w:bookmarkEnd w:id="2905"/>
      </w:del>
    </w:p>
    <w:p w14:paraId="1C477D70" w14:textId="0A4CFD9B" w:rsidR="00CE6550" w:rsidRPr="00D008D7" w:rsidDel="00C25F98" w:rsidRDefault="00CE6550">
      <w:pPr>
        <w:pStyle w:val="Heading2"/>
        <w:rPr>
          <w:del w:id="2906" w:author="David Taylor" w:date="2020-09-11T15:10:00Z"/>
        </w:rPr>
        <w:pPrChange w:id="2907" w:author="David Taylor" w:date="2020-09-11T16:08:00Z">
          <w:pPr>
            <w:pStyle w:val="ListNumber"/>
          </w:pPr>
        </w:pPrChange>
      </w:pPr>
      <w:del w:id="2908" w:author="David Taylor" w:date="2020-09-11T15:10:00Z">
        <w:r w:rsidRPr="00D008D7" w:rsidDel="00C25F98">
          <w:delText>Do that.</w:delText>
        </w:r>
        <w:bookmarkStart w:id="2909" w:name="_Toc50729514"/>
        <w:bookmarkStart w:id="2910" w:name="_Toc50732589"/>
        <w:bookmarkStart w:id="2911" w:name="_Toc50732908"/>
        <w:bookmarkStart w:id="2912" w:name="_Toc50733076"/>
        <w:bookmarkStart w:id="2913" w:name="_Toc50733186"/>
        <w:bookmarkStart w:id="2914" w:name="_Toc50733296"/>
        <w:bookmarkStart w:id="2915" w:name="_Toc50733406"/>
        <w:bookmarkStart w:id="2916" w:name="_Toc50733516"/>
        <w:bookmarkStart w:id="2917" w:name="_Toc50733623"/>
        <w:bookmarkStart w:id="2918" w:name="_Toc50733730"/>
        <w:bookmarkEnd w:id="2909"/>
        <w:bookmarkEnd w:id="2910"/>
        <w:bookmarkEnd w:id="2911"/>
        <w:bookmarkEnd w:id="2912"/>
        <w:bookmarkEnd w:id="2913"/>
        <w:bookmarkEnd w:id="2914"/>
        <w:bookmarkEnd w:id="2915"/>
        <w:bookmarkEnd w:id="2916"/>
        <w:bookmarkEnd w:id="2917"/>
        <w:bookmarkEnd w:id="2918"/>
      </w:del>
    </w:p>
    <w:p w14:paraId="7CA9E085" w14:textId="2C0AA6D7" w:rsidR="00CE6550" w:rsidRPr="00424BB9" w:rsidDel="00446876" w:rsidRDefault="00CE6550">
      <w:pPr>
        <w:pStyle w:val="Heading2"/>
        <w:rPr>
          <w:del w:id="2919" w:author="David Taylor" w:date="2020-09-11T16:13:00Z"/>
          <w:rPrChange w:id="2920" w:author="David Taylor" w:date="2020-09-11T16:07:00Z">
            <w:rPr>
              <w:del w:id="2921" w:author="David Taylor" w:date="2020-09-11T16:13:00Z"/>
              <w:rFonts w:cstheme="majorHAnsi"/>
              <w:color w:val="000000"/>
            </w:rPr>
          </w:rPrChange>
        </w:rPr>
      </w:pPr>
      <w:del w:id="2922" w:author="David Taylor" w:date="2020-09-11T15:13:00Z">
        <w:r w:rsidRPr="00424BB9" w:rsidDel="00021BEB">
          <w:rPr>
            <w:b w:val="0"/>
            <w:bCs w:val="0"/>
            <w:rPrChange w:id="2923" w:author="David Taylor" w:date="2020-09-11T16:07:00Z">
              <w:rPr>
                <w:rFonts w:cstheme="majorHAnsi"/>
                <w:b w:val="0"/>
                <w:bCs w:val="0"/>
                <w:color w:val="000000"/>
              </w:rPr>
            </w:rPrChange>
          </w:rPr>
          <w:delText>[How to Commission the Product]</w:delText>
        </w:r>
      </w:del>
    </w:p>
    <w:p w14:paraId="4E03FAA3" w14:textId="05909342" w:rsidR="00021BEB" w:rsidRDefault="00021BEB" w:rsidP="00021BEB">
      <w:pPr>
        <w:rPr>
          <w:ins w:id="2924" w:author="David Taylor" w:date="2020-09-11T15:17:00Z"/>
        </w:rPr>
      </w:pPr>
      <w:ins w:id="2925" w:author="David Taylor" w:date="2020-09-11T15:14:00Z">
        <w:r>
          <w:t>The following diagram shows the pump controller I/O pin assignments as delivered. These can be modified if required by editing config.h as explained in</w:t>
        </w:r>
      </w:ins>
      <w:ins w:id="2926" w:author="David Taylor" w:date="2020-09-11T15:17:00Z">
        <w:r>
          <w:t xml:space="preserve"> </w:t>
        </w:r>
        <w:del w:id="2927" w:author="Tristan Stark" w:date="2020-09-15T20:58:00Z">
          <w:r w:rsidDel="003C5825">
            <w:delText>s</w:delText>
          </w:r>
        </w:del>
      </w:ins>
      <w:ins w:id="2928" w:author="Tristan Stark" w:date="2020-09-15T20:58:00Z">
        <w:r w:rsidR="003C5825">
          <w:t>S</w:t>
        </w:r>
      </w:ins>
      <w:ins w:id="2929" w:author="David Taylor" w:date="2020-09-11T15:17:00Z">
        <w:r>
          <w:t>ection</w:t>
        </w:r>
      </w:ins>
      <w:ins w:id="2930" w:author="David Taylor" w:date="2020-09-11T15:14:00Z">
        <w:r>
          <w:t xml:space="preserve"> </w:t>
        </w:r>
      </w:ins>
      <w:ins w:id="2931" w:author="David Taylor" w:date="2020-09-11T15:17:00Z">
        <w:r>
          <w:fldChar w:fldCharType="begin"/>
        </w:r>
        <w:r>
          <w:instrText xml:space="preserve"> REF _Ref50729845 \w </w:instrText>
        </w:r>
      </w:ins>
      <w:r>
        <w:fldChar w:fldCharType="separate"/>
      </w:r>
      <w:ins w:id="2932" w:author="David Taylor" w:date="2020-10-09T09:51:00Z">
        <w:r w:rsidR="007E6AEE">
          <w:t>4.1.1</w:t>
        </w:r>
      </w:ins>
      <w:ins w:id="2933" w:author="Tristan" w:date="2020-09-17T09:58:00Z">
        <w:del w:id="2934" w:author="David Taylor" w:date="2020-10-09T09:51:00Z">
          <w:r w:rsidR="009C5665" w:rsidDel="007E6AEE">
            <w:delText>4.1.1</w:delText>
          </w:r>
        </w:del>
      </w:ins>
      <w:ins w:id="2935" w:author="David Taylor" w:date="2020-09-11T15:17:00Z">
        <w:r>
          <w:fldChar w:fldCharType="end"/>
        </w:r>
        <w:r>
          <w:t>.</w:t>
        </w:r>
      </w:ins>
    </w:p>
    <w:p w14:paraId="6224955B" w14:textId="1C2DBFAE" w:rsidR="004C7BE9" w:rsidRDefault="004C7BE9" w:rsidP="00021BEB">
      <w:pPr>
        <w:rPr>
          <w:ins w:id="2936" w:author="David Taylor" w:date="2020-09-11T15:17:00Z"/>
        </w:rPr>
      </w:pPr>
      <w:ins w:id="2937" w:author="David Taylor" w:date="2020-09-11T15:17:00Z">
        <w:r>
          <w:t xml:space="preserve">Note the pump control </w:t>
        </w:r>
      </w:ins>
      <w:ins w:id="2938" w:author="David Taylor" w:date="2020-09-11T15:18:00Z">
        <w:r>
          <w:t xml:space="preserve">output </w:t>
        </w:r>
      </w:ins>
      <w:ins w:id="2939" w:author="David Taylor" w:date="2020-09-11T15:17:00Z">
        <w:r>
          <w:t>pin is assigned to the on-board LED by default.</w:t>
        </w:r>
      </w:ins>
      <w:ins w:id="2940" w:author="David Taylor" w:date="2020-09-11T15:18:00Z">
        <w:r>
          <w:t xml:space="preserve"> A high level will be put onto this pin if the p</w:t>
        </w:r>
      </w:ins>
      <w:ins w:id="2941" w:author="David Taylor" w:date="2020-09-11T15:19:00Z">
        <w:r>
          <w:t>ump is meant to be running, and the pin will be low if the pump is not meant to be running.</w:t>
        </w:r>
      </w:ins>
    </w:p>
    <w:p w14:paraId="56E4EC6A" w14:textId="6BC70F5B" w:rsidR="004C7BE9" w:rsidRPr="001C4F68" w:rsidRDefault="004C7BE9" w:rsidP="00021BEB">
      <w:pPr>
        <w:rPr>
          <w:ins w:id="2942" w:author="David Taylor" w:date="2020-09-11T15:13:00Z"/>
        </w:rPr>
      </w:pPr>
      <w:ins w:id="2943" w:author="David Taylor" w:date="2020-09-11T15:17:00Z">
        <w:r>
          <w:t xml:space="preserve">The </w:t>
        </w:r>
      </w:ins>
      <w:ins w:id="2944" w:author="David Taylor" w:date="2020-09-11T15:18:00Z">
        <w:r>
          <w:t>pins marked with green wires are input pins and are expected to be driven low</w:t>
        </w:r>
      </w:ins>
      <w:ins w:id="2945" w:author="David Taylor" w:date="2020-09-11T15:19:00Z">
        <w:r>
          <w:t xml:space="preserve"> if the appropriate alarm condition is in effect. The internal pull-up resistors are enabled for these pins so no extern</w:t>
        </w:r>
      </w:ins>
      <w:ins w:id="2946" w:author="David Taylor" w:date="2020-09-11T15:20:00Z">
        <w:r>
          <w:t>al wiring is required for a signal if it is not in use.</w:t>
        </w:r>
      </w:ins>
    </w:p>
    <w:p w14:paraId="09B32D96" w14:textId="3A9A0BE3" w:rsidR="00021BEB" w:rsidRDefault="00021BEB" w:rsidP="00021BEB">
      <w:pPr>
        <w:rPr>
          <w:ins w:id="2947" w:author="David Taylor" w:date="2020-09-11T16:18:00Z"/>
        </w:rPr>
      </w:pPr>
      <w:ins w:id="2948" w:author="David Taylor" w:date="2020-09-11T15:13:00Z">
        <w:r>
          <w:rPr>
            <w:noProof/>
          </w:rPr>
          <w:drawing>
            <wp:inline distT="0" distB="0" distL="0" distR="0" wp14:anchorId="39E89C53" wp14:editId="2BC1E4E9">
              <wp:extent cx="5486400" cy="412342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86400" cy="4123423"/>
                      </a:xfrm>
                      <a:prstGeom prst="rect">
                        <a:avLst/>
                      </a:prstGeom>
                      <a:noFill/>
                      <a:ln>
                        <a:noFill/>
                      </a:ln>
                    </pic:spPr>
                  </pic:pic>
                </a:graphicData>
              </a:graphic>
            </wp:inline>
          </w:drawing>
        </w:r>
      </w:ins>
    </w:p>
    <w:p w14:paraId="4A0FD67D" w14:textId="40CCEF9C" w:rsidR="00735016" w:rsidDel="0022373E" w:rsidRDefault="00735016" w:rsidP="004A353B">
      <w:pPr>
        <w:rPr>
          <w:del w:id="2949" w:author="David Taylor" w:date="2020-09-11T16:12:00Z"/>
        </w:rPr>
      </w:pPr>
    </w:p>
    <w:p w14:paraId="11111BD3" w14:textId="3AF9ADE3" w:rsidR="0022373E" w:rsidDel="003C5825" w:rsidRDefault="0022373E" w:rsidP="0022373E">
      <w:pPr>
        <w:rPr>
          <w:ins w:id="2950" w:author="David Taylor" w:date="2020-09-11T17:13:00Z"/>
          <w:del w:id="2951" w:author="Tristan Stark" w:date="2020-09-15T20:58:00Z"/>
        </w:rPr>
      </w:pPr>
    </w:p>
    <w:p w14:paraId="1790BB21" w14:textId="2667966A" w:rsidR="0022373E" w:rsidRDefault="0022373E" w:rsidP="0022373E">
      <w:pPr>
        <w:rPr>
          <w:ins w:id="2952" w:author="David Taylor" w:date="2020-09-11T17:13:00Z"/>
        </w:rPr>
      </w:pPr>
    </w:p>
    <w:p w14:paraId="6F02278A" w14:textId="2D9CEE33" w:rsidR="0022373E" w:rsidDel="003C5825" w:rsidRDefault="0022373E" w:rsidP="0022373E">
      <w:pPr>
        <w:rPr>
          <w:ins w:id="2953" w:author="David Taylor" w:date="2020-09-11T17:13:00Z"/>
          <w:del w:id="2954" w:author="Tristan Stark" w:date="2020-09-15T20:58:00Z"/>
        </w:rPr>
      </w:pPr>
      <w:bookmarkStart w:id="2955" w:name="_Toc51142937"/>
      <w:bookmarkStart w:id="2956" w:name="_Toc51225572"/>
      <w:bookmarkStart w:id="2957" w:name="_Toc51226079"/>
      <w:bookmarkStart w:id="2958" w:name="_Toc51226393"/>
      <w:bookmarkStart w:id="2959" w:name="_Toc51228393"/>
      <w:bookmarkStart w:id="2960" w:name="_Toc51228900"/>
      <w:bookmarkStart w:id="2961" w:name="_Toc51229188"/>
      <w:bookmarkStart w:id="2962" w:name="_Toc51230345"/>
      <w:bookmarkStart w:id="2963" w:name="_Toc51230633"/>
      <w:bookmarkEnd w:id="2955"/>
      <w:bookmarkEnd w:id="2956"/>
      <w:bookmarkEnd w:id="2957"/>
      <w:bookmarkEnd w:id="2958"/>
      <w:bookmarkEnd w:id="2959"/>
      <w:bookmarkEnd w:id="2960"/>
      <w:bookmarkEnd w:id="2961"/>
      <w:bookmarkEnd w:id="2962"/>
      <w:bookmarkEnd w:id="2963"/>
    </w:p>
    <w:p w14:paraId="4A053F45" w14:textId="786ADE2F" w:rsidR="0022373E" w:rsidDel="003C5825" w:rsidRDefault="0022373E" w:rsidP="0022373E">
      <w:pPr>
        <w:rPr>
          <w:ins w:id="2964" w:author="David Taylor" w:date="2020-09-11T17:13:00Z"/>
          <w:del w:id="2965" w:author="Tristan Stark" w:date="2020-09-15T20:58:00Z"/>
        </w:rPr>
      </w:pPr>
      <w:bookmarkStart w:id="2966" w:name="_Toc51142938"/>
      <w:bookmarkStart w:id="2967" w:name="_Toc51225573"/>
      <w:bookmarkStart w:id="2968" w:name="_Toc51226080"/>
      <w:bookmarkStart w:id="2969" w:name="_Toc51226394"/>
      <w:bookmarkStart w:id="2970" w:name="_Toc51228394"/>
      <w:bookmarkStart w:id="2971" w:name="_Toc51228901"/>
      <w:bookmarkStart w:id="2972" w:name="_Toc51229189"/>
      <w:bookmarkStart w:id="2973" w:name="_Toc51230346"/>
      <w:bookmarkStart w:id="2974" w:name="_Toc51230634"/>
      <w:bookmarkEnd w:id="2966"/>
      <w:bookmarkEnd w:id="2967"/>
      <w:bookmarkEnd w:id="2968"/>
      <w:bookmarkEnd w:id="2969"/>
      <w:bookmarkEnd w:id="2970"/>
      <w:bookmarkEnd w:id="2971"/>
      <w:bookmarkEnd w:id="2972"/>
      <w:bookmarkEnd w:id="2973"/>
      <w:bookmarkEnd w:id="2974"/>
    </w:p>
    <w:p w14:paraId="64D300A1" w14:textId="66081B19" w:rsidR="0022373E" w:rsidRDefault="0022373E">
      <w:pPr>
        <w:pStyle w:val="Heading2"/>
        <w:rPr>
          <w:ins w:id="2975" w:author="David Taylor" w:date="2020-09-11T17:13:00Z"/>
        </w:rPr>
      </w:pPr>
      <w:bookmarkStart w:id="2976" w:name="_Toc51230635"/>
      <w:ins w:id="2977" w:author="David Taylor" w:date="2020-09-11T17:13:00Z">
        <w:r>
          <w:t>Operation</w:t>
        </w:r>
        <w:bookmarkEnd w:id="2976"/>
      </w:ins>
    </w:p>
    <w:p w14:paraId="5CA45AF7" w14:textId="7925D5DC" w:rsidR="00735016" w:rsidDel="00446876" w:rsidRDefault="00735016">
      <w:pPr>
        <w:rPr>
          <w:del w:id="2978" w:author="David Taylor" w:date="2020-09-11T15:20:00Z"/>
        </w:rPr>
      </w:pPr>
      <w:del w:id="2979" w:author="David Taylor" w:date="2020-09-11T15:20:00Z">
        <w:r w:rsidRPr="00424BB9" w:rsidDel="00FB31F7">
          <w:delText>Lorem ipsum dolor sit amet, consectetur adipiscing elit. Etiam at porta est, et lobortis sem. Duis imperdiet in nisl sed luctus.</w:delText>
        </w:r>
        <w:r w:rsidRPr="00424BB9" w:rsidDel="00FB31F7">
          <w:rPr>
            <w:b/>
          </w:rPr>
          <w:br/>
        </w:r>
        <w:r w:rsidRPr="00424BB9" w:rsidDel="00FB31F7">
          <w:rPr>
            <w:b/>
          </w:rPr>
          <w:br/>
          <w:delText>Lorem ipsum:</w:delText>
        </w:r>
      </w:del>
    </w:p>
    <w:p w14:paraId="2842A29A" w14:textId="25FC22FA" w:rsidR="00735016" w:rsidRPr="00D008D7" w:rsidDel="00FB31F7" w:rsidRDefault="00735016">
      <w:pPr>
        <w:pStyle w:val="Heading2"/>
        <w:rPr>
          <w:del w:id="2980" w:author="David Taylor" w:date="2020-09-11T15:20:00Z"/>
        </w:rPr>
        <w:pPrChange w:id="2981" w:author="David Taylor" w:date="2020-09-11T16:08:00Z">
          <w:pPr>
            <w:pStyle w:val="ListNumber"/>
            <w:numPr>
              <w:numId w:val="30"/>
            </w:numPr>
          </w:pPr>
        </w:pPrChange>
      </w:pPr>
      <w:del w:id="2982" w:author="David Taylor" w:date="2020-09-11T15:20:00Z">
        <w:r w:rsidRPr="00D008D7" w:rsidDel="00FB31F7">
          <w:delText>Do this.</w:delText>
        </w:r>
        <w:bookmarkStart w:id="2983" w:name="_Toc50732592"/>
        <w:bookmarkStart w:id="2984" w:name="_Toc50732911"/>
        <w:bookmarkStart w:id="2985" w:name="_Toc50733079"/>
        <w:bookmarkStart w:id="2986" w:name="_Toc50733189"/>
        <w:bookmarkStart w:id="2987" w:name="_Toc50733299"/>
        <w:bookmarkStart w:id="2988" w:name="_Toc50733409"/>
        <w:bookmarkStart w:id="2989" w:name="_Toc50733519"/>
        <w:bookmarkStart w:id="2990" w:name="_Toc50733626"/>
        <w:bookmarkStart w:id="2991" w:name="_Toc50733733"/>
        <w:bookmarkEnd w:id="2983"/>
        <w:bookmarkEnd w:id="2984"/>
        <w:bookmarkEnd w:id="2985"/>
        <w:bookmarkEnd w:id="2986"/>
        <w:bookmarkEnd w:id="2987"/>
        <w:bookmarkEnd w:id="2988"/>
        <w:bookmarkEnd w:id="2989"/>
        <w:bookmarkEnd w:id="2990"/>
        <w:bookmarkEnd w:id="2991"/>
      </w:del>
    </w:p>
    <w:p w14:paraId="1F64C4DD" w14:textId="4752EA1D" w:rsidR="00735016" w:rsidRPr="00D008D7" w:rsidDel="00FB31F7" w:rsidRDefault="00735016">
      <w:pPr>
        <w:pStyle w:val="Heading2"/>
        <w:rPr>
          <w:del w:id="2992" w:author="David Taylor" w:date="2020-09-11T15:20:00Z"/>
        </w:rPr>
        <w:pPrChange w:id="2993" w:author="David Taylor" w:date="2020-09-11T16:08:00Z">
          <w:pPr>
            <w:pStyle w:val="ListNumber"/>
          </w:pPr>
        </w:pPrChange>
      </w:pPr>
      <w:del w:id="2994" w:author="David Taylor" w:date="2020-09-11T15:20:00Z">
        <w:r w:rsidRPr="00D008D7" w:rsidDel="00FB31F7">
          <w:delText>Complete an action.</w:delText>
        </w:r>
        <w:bookmarkStart w:id="2995" w:name="_Toc50732593"/>
        <w:bookmarkStart w:id="2996" w:name="_Toc50732912"/>
        <w:bookmarkStart w:id="2997" w:name="_Toc50733080"/>
        <w:bookmarkStart w:id="2998" w:name="_Toc50733190"/>
        <w:bookmarkStart w:id="2999" w:name="_Toc50733300"/>
        <w:bookmarkStart w:id="3000" w:name="_Toc50733410"/>
        <w:bookmarkStart w:id="3001" w:name="_Toc50733520"/>
        <w:bookmarkStart w:id="3002" w:name="_Toc50733627"/>
        <w:bookmarkStart w:id="3003" w:name="_Toc50733734"/>
        <w:bookmarkEnd w:id="2995"/>
        <w:bookmarkEnd w:id="2996"/>
        <w:bookmarkEnd w:id="2997"/>
        <w:bookmarkEnd w:id="2998"/>
        <w:bookmarkEnd w:id="2999"/>
        <w:bookmarkEnd w:id="3000"/>
        <w:bookmarkEnd w:id="3001"/>
        <w:bookmarkEnd w:id="3002"/>
        <w:bookmarkEnd w:id="3003"/>
      </w:del>
    </w:p>
    <w:p w14:paraId="77E120BB" w14:textId="7E1E461B" w:rsidR="00735016" w:rsidRPr="00D008D7" w:rsidDel="00FB31F7" w:rsidRDefault="00735016">
      <w:pPr>
        <w:pStyle w:val="Heading2"/>
        <w:rPr>
          <w:del w:id="3004" w:author="David Taylor" w:date="2020-09-11T15:20:00Z"/>
        </w:rPr>
        <w:pPrChange w:id="3005" w:author="David Taylor" w:date="2020-09-11T16:08:00Z">
          <w:pPr>
            <w:pStyle w:val="ListNumber"/>
          </w:pPr>
        </w:pPrChange>
      </w:pPr>
      <w:del w:id="3006" w:author="David Taylor" w:date="2020-09-11T15:20:00Z">
        <w:r w:rsidRPr="00D008D7" w:rsidDel="00FB31F7">
          <w:delText xml:space="preserve">Push the </w:delText>
        </w:r>
        <w:r w:rsidRPr="00424BB9" w:rsidDel="00FB31F7">
          <w:rPr>
            <w:b w:val="0"/>
            <w:rPrChange w:id="3007" w:author="David Taylor" w:date="2020-09-11T16:07:00Z">
              <w:rPr>
                <w:b/>
              </w:rPr>
            </w:rPrChange>
          </w:rPr>
          <w:delText>button</w:delText>
        </w:r>
        <w:r w:rsidRPr="00D008D7" w:rsidDel="00FB31F7">
          <w:delText>.</w:delText>
        </w:r>
        <w:bookmarkStart w:id="3008" w:name="_Toc50732594"/>
        <w:bookmarkStart w:id="3009" w:name="_Toc50732913"/>
        <w:bookmarkStart w:id="3010" w:name="_Toc50733081"/>
        <w:bookmarkStart w:id="3011" w:name="_Toc50733191"/>
        <w:bookmarkStart w:id="3012" w:name="_Toc50733301"/>
        <w:bookmarkStart w:id="3013" w:name="_Toc50733411"/>
        <w:bookmarkStart w:id="3014" w:name="_Toc50733521"/>
        <w:bookmarkStart w:id="3015" w:name="_Toc50733628"/>
        <w:bookmarkStart w:id="3016" w:name="_Toc50733735"/>
        <w:bookmarkEnd w:id="3008"/>
        <w:bookmarkEnd w:id="3009"/>
        <w:bookmarkEnd w:id="3010"/>
        <w:bookmarkEnd w:id="3011"/>
        <w:bookmarkEnd w:id="3012"/>
        <w:bookmarkEnd w:id="3013"/>
        <w:bookmarkEnd w:id="3014"/>
        <w:bookmarkEnd w:id="3015"/>
        <w:bookmarkEnd w:id="3016"/>
      </w:del>
    </w:p>
    <w:p w14:paraId="083B1125" w14:textId="77777777" w:rsidR="004A353B" w:rsidRDefault="004A353B">
      <w:pPr>
        <w:rPr>
          <w:ins w:id="3017" w:author="David Taylor" w:date="2020-09-11T15:23:00Z"/>
        </w:rPr>
        <w:pPrChange w:id="3018" w:author="David Taylor" w:date="2020-09-11T15:23:00Z">
          <w:pPr>
            <w:spacing w:after="0" w:line="240" w:lineRule="auto"/>
          </w:pPr>
        </w:pPrChange>
      </w:pPr>
      <w:ins w:id="3019" w:author="David Taylor" w:date="2020-09-11T15:21:00Z">
        <w:r>
          <w:t xml:space="preserve">The pump controller </w:t>
        </w:r>
      </w:ins>
      <w:ins w:id="3020" w:author="David Taylor" w:date="2020-09-11T15:22:00Z">
        <w:r>
          <w:t>will boot as soon as power is applied via the USB port or battery connector.</w:t>
        </w:r>
      </w:ins>
    </w:p>
    <w:p w14:paraId="7B292843" w14:textId="1DE46EF6" w:rsidR="004A353B" w:rsidRDefault="002B585A" w:rsidP="004A353B">
      <w:pPr>
        <w:rPr>
          <w:ins w:id="3021" w:author="David Taylor" w:date="2020-09-11T15:24:00Z"/>
        </w:rPr>
      </w:pPr>
      <w:del w:id="3022" w:author="David Taylor" w:date="2020-09-11T15:22:00Z">
        <w:r w:rsidRPr="00324902" w:rsidDel="004A353B">
          <w:br w:type="page"/>
        </w:r>
      </w:del>
      <w:ins w:id="3023" w:author="David Taylor" w:date="2020-09-11T17:08:00Z">
        <w:r w:rsidR="0022373E">
          <w:t>T</w:t>
        </w:r>
      </w:ins>
      <w:ins w:id="3024" w:author="David Taylor" w:date="2020-09-11T15:22:00Z">
        <w:r w:rsidR="004A353B">
          <w:t>h</w:t>
        </w:r>
      </w:ins>
      <w:ins w:id="3025" w:author="David Taylor" w:date="2020-09-11T15:23:00Z">
        <w:r w:rsidR="004A353B">
          <w:t>e pump controller will sleep for 10 seconds and then attempt to join The Things Network</w:t>
        </w:r>
      </w:ins>
      <w:ins w:id="3026" w:author="David Taylor" w:date="2020-09-11T17:08:00Z">
        <w:r w:rsidR="0022373E">
          <w:t xml:space="preserve"> </w:t>
        </w:r>
      </w:ins>
      <w:ins w:id="3027" w:author="David Taylor" w:date="2020-09-11T15:23:00Z">
        <w:r w:rsidR="004A353B">
          <w:t xml:space="preserve">using OTAA. </w:t>
        </w:r>
      </w:ins>
      <w:ins w:id="3028" w:author="David Taylor" w:date="2020-09-11T15:30:00Z">
        <w:r w:rsidR="00B62210">
          <w:t xml:space="preserve">This means joining time is variable but </w:t>
        </w:r>
        <w:r w:rsidR="000F051F">
          <w:t>shoul</w:t>
        </w:r>
      </w:ins>
      <w:ins w:id="3029" w:author="David Taylor" w:date="2020-09-11T15:31:00Z">
        <w:r w:rsidR="000F051F">
          <w:t xml:space="preserve">d be under a minute. </w:t>
        </w:r>
      </w:ins>
      <w:ins w:id="3030" w:author="David Taylor" w:date="2020-09-11T15:24:00Z">
        <w:r w:rsidR="004A353B">
          <w:t>The initial sleep time is to allow time to connect with a serial console before the first log messages are written if desired.</w:t>
        </w:r>
      </w:ins>
    </w:p>
    <w:p w14:paraId="7BE0C875" w14:textId="5F819BF9" w:rsidR="004C4B00" w:rsidRDefault="004C4B00" w:rsidP="004A353B">
      <w:pPr>
        <w:rPr>
          <w:ins w:id="3031" w:author="David Taylor" w:date="2020-09-11T17:08:00Z"/>
        </w:rPr>
      </w:pPr>
      <w:ins w:id="3032" w:author="David Taylor" w:date="2020-09-11T15:24:00Z">
        <w:r>
          <w:t>Once the pump controller has joined Th</w:t>
        </w:r>
      </w:ins>
      <w:ins w:id="3033" w:author="David Taylor" w:date="2020-09-11T15:25:00Z">
        <w:r>
          <w:t xml:space="preserve">e Things Network it will send an initial status message and then send another status message every 10 </w:t>
        </w:r>
        <w:proofErr w:type="gramStart"/>
        <w:r>
          <w:t>minutes</w:t>
        </w:r>
      </w:ins>
      <w:proofErr w:type="gramEnd"/>
      <w:ins w:id="3034" w:author="David Taylor" w:date="2020-09-11T15:31:00Z">
        <w:r w:rsidR="00E86AF8">
          <w:t>,</w:t>
        </w:r>
      </w:ins>
      <w:ins w:id="3035" w:author="David Taylor" w:date="2020-09-11T15:25:00Z">
        <w:r>
          <w:t xml:space="preserve"> as long as it is connected to The Things Network.</w:t>
        </w:r>
      </w:ins>
    </w:p>
    <w:p w14:paraId="15202B0C" w14:textId="7C9C4C72" w:rsidR="004C4B00" w:rsidRDefault="004C4B00" w:rsidP="004A353B">
      <w:pPr>
        <w:rPr>
          <w:ins w:id="3036" w:author="David Taylor" w:date="2020-09-11T15:27:00Z"/>
        </w:rPr>
      </w:pPr>
      <w:ins w:id="3037" w:author="David Taylor" w:date="2020-09-11T15:26:00Z">
        <w:r>
          <w:t>Com</w:t>
        </w:r>
      </w:ins>
      <w:ins w:id="3038" w:author="David Taylor" w:date="2020-09-11T15:27:00Z">
        <w:r>
          <w:t>mands from the dashboard will only be received after the next status message has been sent by the pump controller. This means commands may take up to 10 minutes to take effect.</w:t>
        </w:r>
      </w:ins>
    </w:p>
    <w:p w14:paraId="132DA7BB" w14:textId="3C4DCDD2" w:rsidR="004C4B00" w:rsidRDefault="004C4B00" w:rsidP="004A353B">
      <w:pPr>
        <w:rPr>
          <w:ins w:id="3039" w:author="David Taylor" w:date="2020-09-11T15:28:00Z"/>
        </w:rPr>
      </w:pPr>
      <w:ins w:id="3040" w:author="David Taylor" w:date="2020-09-11T15:27:00Z">
        <w:r>
          <w:t xml:space="preserve">A change </w:t>
        </w:r>
      </w:ins>
      <w:ins w:id="3041" w:author="David Taylor" w:date="2020-09-11T15:28:00Z">
        <w:r>
          <w:t>on the pump control output pin or any of the input pins causes a status message to be sent as soon as possible.</w:t>
        </w:r>
      </w:ins>
    </w:p>
    <w:p w14:paraId="0FDDBD6B" w14:textId="5E0D4066" w:rsidR="004C4B00" w:rsidRDefault="004C4B00" w:rsidP="004A353B">
      <w:pPr>
        <w:rPr>
          <w:ins w:id="3042" w:author="David Taylor" w:date="2020-09-11T15:29:00Z"/>
        </w:rPr>
      </w:pPr>
      <w:ins w:id="3043" w:author="David Taylor" w:date="2020-09-11T15:29:00Z">
        <w:r>
          <w:t>Commands to run the pump will be ignored if any of the input lines are low</w:t>
        </w:r>
      </w:ins>
      <w:ins w:id="3044" w:author="David Taylor" w:date="2020-09-11T15:30:00Z">
        <w:r w:rsidR="00AC2207">
          <w:t xml:space="preserve"> when the command is received</w:t>
        </w:r>
      </w:ins>
      <w:ins w:id="3045" w:author="David Taylor" w:date="2020-09-11T15:29:00Z">
        <w:r>
          <w:t>.</w:t>
        </w:r>
      </w:ins>
    </w:p>
    <w:p w14:paraId="7975DA44" w14:textId="5758F586" w:rsidR="004C4B00" w:rsidRDefault="004C4B00" w:rsidP="004A353B">
      <w:pPr>
        <w:rPr>
          <w:ins w:id="3046" w:author="David Taylor" w:date="2020-09-11T15:31:00Z"/>
        </w:rPr>
      </w:pPr>
      <w:ins w:id="3047" w:author="David Taylor" w:date="2020-09-11T15:29:00Z">
        <w:r>
          <w:t>The pump control output pin will be brought low (that is, switch the pump off) if any of the input lines go low while the pump is running.</w:t>
        </w:r>
      </w:ins>
    </w:p>
    <w:p w14:paraId="0AD0045A" w14:textId="037BD7FA" w:rsidR="00E97FC7" w:rsidRDefault="00E97FC7" w:rsidP="004A353B">
      <w:pPr>
        <w:rPr>
          <w:ins w:id="3048" w:author="David Taylor" w:date="2020-09-11T15:59:00Z"/>
        </w:rPr>
      </w:pPr>
      <w:ins w:id="3049" w:author="David Taylor" w:date="2020-09-11T15:31:00Z">
        <w:r>
          <w:t>If connection to the Things Network is lost the controller will a</w:t>
        </w:r>
      </w:ins>
      <w:ins w:id="3050" w:author="David Taylor" w:date="2020-09-11T15:32:00Z">
        <w:r>
          <w:t>ttempt to join again when it sends the next status message.</w:t>
        </w:r>
      </w:ins>
    </w:p>
    <w:p w14:paraId="4119503C" w14:textId="040CBAFD" w:rsidR="00CE73B5" w:rsidRDefault="00CE73B5" w:rsidP="004A353B">
      <w:pPr>
        <w:rPr>
          <w:ins w:id="3051" w:author="David Taylor" w:date="2020-09-11T15:58:00Z"/>
        </w:rPr>
      </w:pPr>
      <w:ins w:id="3052" w:author="David Taylor" w:date="2020-09-11T15:59:00Z">
        <w:r>
          <w:t>Below is an example of the pump controller boot sequence.</w:t>
        </w:r>
      </w:ins>
    </w:p>
    <w:tbl>
      <w:tblPr>
        <w:tblStyle w:val="TableGrid"/>
        <w:tblW w:w="0" w:type="auto"/>
        <w:tblLook w:val="04A0" w:firstRow="1" w:lastRow="0" w:firstColumn="1" w:lastColumn="0" w:noHBand="0" w:noVBand="1"/>
        <w:tblPrChange w:id="3053" w:author="David Taylor" w:date="2020-09-11T15:59:00Z">
          <w:tblPr>
            <w:tblStyle w:val="TableGrid"/>
            <w:tblW w:w="0" w:type="auto"/>
            <w:tblLook w:val="04A0" w:firstRow="1" w:lastRow="0" w:firstColumn="1" w:lastColumn="0" w:noHBand="0" w:noVBand="1"/>
          </w:tblPr>
        </w:tblPrChange>
      </w:tblPr>
      <w:tblGrid>
        <w:gridCol w:w="8630"/>
        <w:tblGridChange w:id="3054">
          <w:tblGrid>
            <w:gridCol w:w="8630"/>
          </w:tblGrid>
        </w:tblGridChange>
      </w:tblGrid>
      <w:tr w:rsidR="00CE73B5" w14:paraId="3479F404" w14:textId="77777777" w:rsidTr="00CE73B5">
        <w:trPr>
          <w:trHeight w:val="2695"/>
          <w:ins w:id="3055" w:author="David Taylor" w:date="2020-09-11T15:58:00Z"/>
        </w:trPr>
        <w:tc>
          <w:tcPr>
            <w:tcW w:w="8630" w:type="dxa"/>
            <w:tcPrChange w:id="3056" w:author="David Taylor" w:date="2020-09-11T15:59:00Z">
              <w:tcPr>
                <w:tcW w:w="8630" w:type="dxa"/>
              </w:tcPr>
            </w:tcPrChange>
          </w:tcPr>
          <w:p w14:paraId="500D77ED" w14:textId="77777777" w:rsidR="00CE73B5" w:rsidRDefault="00CE73B5">
            <w:pPr>
              <w:pStyle w:val="Fixed"/>
              <w:spacing w:after="0"/>
              <w:rPr>
                <w:ins w:id="3057" w:author="David Taylor" w:date="2020-09-11T15:58:00Z"/>
              </w:rPr>
              <w:pPrChange w:id="3058" w:author="David Taylor" w:date="2020-09-11T15:58:00Z">
                <w:pPr/>
              </w:pPrChange>
            </w:pPr>
            <w:ins w:id="3059" w:author="David Taylor" w:date="2020-09-11T15:58:00Z">
              <w:r>
                <w:t>15:35:06.220 -&gt; 0.</w:t>
              </w:r>
              <w:proofErr w:type="gramStart"/>
              <w:r>
                <w:t>1.lora</w:t>
              </w:r>
              <w:proofErr w:type="gramEnd"/>
            </w:ins>
          </w:p>
          <w:p w14:paraId="2FBEABE5" w14:textId="77777777" w:rsidR="00CE73B5" w:rsidRDefault="00CE73B5">
            <w:pPr>
              <w:pStyle w:val="Fixed"/>
              <w:spacing w:after="0"/>
              <w:rPr>
                <w:ins w:id="3060" w:author="David Taylor" w:date="2020-09-11T15:58:00Z"/>
              </w:rPr>
              <w:pPrChange w:id="3061" w:author="David Taylor" w:date="2020-09-11T15:58:00Z">
                <w:pPr/>
              </w:pPrChange>
            </w:pPr>
            <w:ins w:id="3062" w:author="David Taylor" w:date="2020-09-11T15:58:00Z">
              <w:r>
                <w:t xml:space="preserve">15:35:06.220 -&gt; </w:t>
              </w:r>
              <w:proofErr w:type="gramStart"/>
              <w:r>
                <w:t>setup(</w:t>
              </w:r>
              <w:proofErr w:type="gramEnd"/>
              <w:r>
                <w:t>) complete.</w:t>
              </w:r>
            </w:ins>
          </w:p>
          <w:p w14:paraId="40D54024" w14:textId="77777777" w:rsidR="00CE73B5" w:rsidRDefault="00CE73B5">
            <w:pPr>
              <w:pStyle w:val="Fixed"/>
              <w:spacing w:after="0"/>
              <w:rPr>
                <w:ins w:id="3063" w:author="David Taylor" w:date="2020-09-11T15:58:00Z"/>
              </w:rPr>
              <w:pPrChange w:id="3064" w:author="David Taylor" w:date="2020-09-11T15:58:00Z">
                <w:pPr/>
              </w:pPrChange>
            </w:pPr>
            <w:ins w:id="3065" w:author="David Taylor" w:date="2020-09-11T15:58:00Z">
              <w:r>
                <w:t>15:35:06.220 -&gt; EV_JOINING</w:t>
              </w:r>
            </w:ins>
          </w:p>
          <w:p w14:paraId="500A77A6" w14:textId="77777777" w:rsidR="00CE73B5" w:rsidRDefault="00CE73B5">
            <w:pPr>
              <w:pStyle w:val="Fixed"/>
              <w:spacing w:after="0"/>
              <w:rPr>
                <w:ins w:id="3066" w:author="David Taylor" w:date="2020-09-11T15:58:00Z"/>
              </w:rPr>
              <w:pPrChange w:id="3067" w:author="David Taylor" w:date="2020-09-11T15:58:00Z">
                <w:pPr/>
              </w:pPrChange>
            </w:pPr>
            <w:ins w:id="3068" w:author="David Taylor" w:date="2020-09-11T15:58:00Z">
              <w:r>
                <w:t>15:36:07.756 -&gt; EV_JOIN_FAILED</w:t>
              </w:r>
            </w:ins>
          </w:p>
          <w:p w14:paraId="3C9CFB97" w14:textId="77777777" w:rsidR="00CE73B5" w:rsidRDefault="00CE73B5">
            <w:pPr>
              <w:pStyle w:val="Fixed"/>
              <w:spacing w:after="0"/>
              <w:rPr>
                <w:ins w:id="3069" w:author="David Taylor" w:date="2020-09-11T15:58:00Z"/>
              </w:rPr>
              <w:pPrChange w:id="3070" w:author="David Taylor" w:date="2020-09-11T15:58:00Z">
                <w:pPr/>
              </w:pPrChange>
            </w:pPr>
            <w:ins w:id="3071" w:author="David Taylor" w:date="2020-09-11T15:58:00Z">
              <w:r>
                <w:t>15:37:16.165 -&gt; EV_JOINED</w:t>
              </w:r>
            </w:ins>
          </w:p>
          <w:p w14:paraId="6D6C92FD" w14:textId="77777777" w:rsidR="00CE73B5" w:rsidRDefault="00CE73B5">
            <w:pPr>
              <w:pStyle w:val="Fixed"/>
              <w:spacing w:after="0"/>
              <w:rPr>
                <w:ins w:id="3072" w:author="David Taylor" w:date="2020-09-11T15:58:00Z"/>
              </w:rPr>
              <w:pPrChange w:id="3073" w:author="David Taylor" w:date="2020-09-11T15:58:00Z">
                <w:pPr/>
              </w:pPrChange>
            </w:pPr>
            <w:ins w:id="3074" w:author="David Taylor" w:date="2020-09-11T15:58:00Z">
              <w:r>
                <w:t>15:37:16.165 -&gt; Send initial status message.</w:t>
              </w:r>
            </w:ins>
          </w:p>
          <w:p w14:paraId="794FEA85" w14:textId="77777777" w:rsidR="00CE73B5" w:rsidRDefault="00CE73B5">
            <w:pPr>
              <w:pStyle w:val="Fixed"/>
              <w:spacing w:after="0"/>
              <w:rPr>
                <w:ins w:id="3075" w:author="David Taylor" w:date="2020-09-11T15:58:00Z"/>
              </w:rPr>
              <w:pPrChange w:id="3076" w:author="David Taylor" w:date="2020-09-11T15:58:00Z">
                <w:pPr/>
              </w:pPrChange>
            </w:pPr>
            <w:ins w:id="3077" w:author="David Taylor" w:date="2020-09-11T15:58:00Z">
              <w:r>
                <w:t>15:37:16.165 -&gt; LoRaWAN will encode and send this message: {'pumpRunning':0,'boreLowLevel':0,'softStartFail':0,'pumpOverload':0,'controllerRestart':1,'highPressure':0,'noFlow':0}</w:t>
              </w:r>
            </w:ins>
          </w:p>
          <w:p w14:paraId="09E4DED7" w14:textId="77777777" w:rsidR="00CE73B5" w:rsidRDefault="00CE73B5">
            <w:pPr>
              <w:pStyle w:val="Fixed"/>
              <w:spacing w:after="0"/>
              <w:rPr>
                <w:ins w:id="3078" w:author="David Taylor" w:date="2020-09-11T15:58:00Z"/>
              </w:rPr>
              <w:pPrChange w:id="3079" w:author="David Taylor" w:date="2020-09-11T15:58:00Z">
                <w:pPr/>
              </w:pPrChange>
            </w:pPr>
            <w:ins w:id="3080" w:author="David Taylor" w:date="2020-09-11T15:58:00Z">
              <w:r>
                <w:t>15:37:16.165 -&gt; Sending status byte: 10</w:t>
              </w:r>
            </w:ins>
          </w:p>
          <w:p w14:paraId="73879C09" w14:textId="2C458E96" w:rsidR="00CE73B5" w:rsidRDefault="00CE73B5">
            <w:pPr>
              <w:pStyle w:val="Fixed"/>
              <w:spacing w:after="0"/>
              <w:rPr>
                <w:ins w:id="3081" w:author="David Taylor" w:date="2020-09-11T15:58:00Z"/>
              </w:rPr>
              <w:pPrChange w:id="3082" w:author="David Taylor" w:date="2020-09-11T15:58:00Z">
                <w:pPr/>
              </w:pPrChange>
            </w:pPr>
            <w:ins w:id="3083" w:author="David Taylor" w:date="2020-09-11T15:58:00Z">
              <w:r>
                <w:t>15:37:18.527 -&gt; EV_TXCOMPLETE (includes waiting for RX windows)</w:t>
              </w:r>
            </w:ins>
          </w:p>
        </w:tc>
      </w:tr>
    </w:tbl>
    <w:p w14:paraId="33B46F85" w14:textId="2EAFE97B" w:rsidR="00CE73B5" w:rsidDel="003C5825" w:rsidRDefault="00CE73B5" w:rsidP="004A353B">
      <w:pPr>
        <w:rPr>
          <w:ins w:id="3084" w:author="David Taylor" w:date="2020-09-11T15:51:00Z"/>
          <w:del w:id="3085" w:author="Tristan Stark" w:date="2020-09-15T20:58:00Z"/>
        </w:rPr>
      </w:pPr>
      <w:bookmarkStart w:id="3086" w:name="_Toc51142940"/>
      <w:bookmarkStart w:id="3087" w:name="_Toc51225575"/>
      <w:bookmarkStart w:id="3088" w:name="_Toc51226082"/>
      <w:bookmarkStart w:id="3089" w:name="_Toc51226396"/>
      <w:bookmarkStart w:id="3090" w:name="_Toc51228396"/>
      <w:bookmarkStart w:id="3091" w:name="_Toc51228903"/>
      <w:bookmarkStart w:id="3092" w:name="_Toc51229191"/>
      <w:bookmarkStart w:id="3093" w:name="_Toc51230348"/>
      <w:bookmarkStart w:id="3094" w:name="_Toc51230636"/>
      <w:bookmarkEnd w:id="3086"/>
      <w:bookmarkEnd w:id="3087"/>
      <w:bookmarkEnd w:id="3088"/>
      <w:bookmarkEnd w:id="3089"/>
      <w:bookmarkEnd w:id="3090"/>
      <w:bookmarkEnd w:id="3091"/>
      <w:bookmarkEnd w:id="3092"/>
      <w:bookmarkEnd w:id="3093"/>
      <w:bookmarkEnd w:id="3094"/>
    </w:p>
    <w:p w14:paraId="43704AB4" w14:textId="46D8182E" w:rsidR="002E4B15" w:rsidRPr="00324902" w:rsidDel="00CE73B5" w:rsidRDefault="002E4B15">
      <w:pPr>
        <w:pStyle w:val="Fixed"/>
        <w:rPr>
          <w:del w:id="3095" w:author="David Taylor" w:date="2020-09-11T15:54:00Z"/>
        </w:rPr>
        <w:pPrChange w:id="3096" w:author="David Taylor" w:date="2020-09-11T15:53:00Z">
          <w:pPr>
            <w:spacing w:after="0" w:line="240" w:lineRule="auto"/>
          </w:pPr>
        </w:pPrChange>
      </w:pPr>
      <w:bookmarkStart w:id="3097" w:name="_Toc50732596"/>
      <w:bookmarkStart w:id="3098" w:name="_Toc50732915"/>
      <w:bookmarkStart w:id="3099" w:name="_Toc50732973"/>
      <w:bookmarkStart w:id="3100" w:name="_Toc50733083"/>
      <w:bookmarkStart w:id="3101" w:name="_Toc50733193"/>
      <w:bookmarkStart w:id="3102" w:name="_Toc50733303"/>
      <w:bookmarkStart w:id="3103" w:name="_Toc50733413"/>
      <w:bookmarkStart w:id="3104" w:name="_Toc50733523"/>
      <w:bookmarkStart w:id="3105" w:name="_Toc50733630"/>
      <w:bookmarkStart w:id="3106" w:name="_Toc50733737"/>
      <w:bookmarkStart w:id="3107" w:name="_Toc50733828"/>
      <w:bookmarkStart w:id="3108" w:name="_Toc50733921"/>
      <w:bookmarkStart w:id="3109" w:name="_Toc50734014"/>
      <w:bookmarkStart w:id="3110" w:name="_Toc50736622"/>
      <w:bookmarkStart w:id="3111" w:name="_Toc50736718"/>
      <w:bookmarkStart w:id="3112" w:name="_Toc50736817"/>
      <w:bookmarkStart w:id="3113" w:name="_Toc50736909"/>
      <w:bookmarkStart w:id="3114" w:name="_Toc50737002"/>
      <w:bookmarkStart w:id="3115" w:name="_Toc50737095"/>
      <w:bookmarkStart w:id="3116" w:name="_Toc50975943"/>
      <w:bookmarkStart w:id="3117" w:name="_Toc51093928"/>
      <w:bookmarkStart w:id="3118" w:name="_Toc51142941"/>
      <w:bookmarkStart w:id="3119" w:name="_Toc51225576"/>
      <w:bookmarkStart w:id="3120" w:name="_Toc51226083"/>
      <w:bookmarkStart w:id="3121" w:name="_Toc51226397"/>
      <w:bookmarkStart w:id="3122" w:name="_Toc51228397"/>
      <w:bookmarkStart w:id="3123" w:name="_Toc51228904"/>
      <w:bookmarkStart w:id="3124" w:name="_Toc51229192"/>
      <w:bookmarkStart w:id="3125" w:name="_Toc51230349"/>
      <w:bookmarkStart w:id="3126" w:name="_Toc51230637"/>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p>
    <w:p w14:paraId="73796D06" w14:textId="7871D913" w:rsidR="009343EA" w:rsidRDefault="009343EA" w:rsidP="009343EA">
      <w:pPr>
        <w:pStyle w:val="Heading1"/>
        <w:rPr>
          <w:ins w:id="3127" w:author="Tristan Stark" w:date="2020-09-14T15:19:00Z"/>
          <w:rFonts w:cstheme="majorHAnsi"/>
          <w:color w:val="000000"/>
        </w:rPr>
      </w:pPr>
      <w:del w:id="3128" w:author="Tristan Stark" w:date="2020-09-14T15:19:00Z">
        <w:r w:rsidRPr="00324902" w:rsidDel="00437051">
          <w:rPr>
            <w:rFonts w:cstheme="majorHAnsi"/>
            <w:color w:val="000000"/>
          </w:rPr>
          <w:lastRenderedPageBreak/>
          <w:delText>[OPERATION</w:delText>
        </w:r>
        <w:r w:rsidR="000C3FED" w:rsidRPr="00324902" w:rsidDel="00437051">
          <w:rPr>
            <w:rFonts w:cstheme="majorHAnsi"/>
            <w:color w:val="000000"/>
          </w:rPr>
          <w:delText>/USE</w:delText>
        </w:r>
        <w:r w:rsidRPr="00324902" w:rsidDel="00437051">
          <w:rPr>
            <w:rFonts w:cstheme="majorHAnsi"/>
            <w:color w:val="000000"/>
          </w:rPr>
          <w:delText>]</w:delText>
        </w:r>
      </w:del>
      <w:bookmarkStart w:id="3129" w:name="_Ref51230172"/>
      <w:bookmarkStart w:id="3130" w:name="_Toc51230638"/>
      <w:ins w:id="3131" w:author="Tristan Stark" w:date="2020-09-14T15:19:00Z">
        <w:r w:rsidR="00437051">
          <w:rPr>
            <w:rFonts w:cstheme="majorHAnsi"/>
            <w:color w:val="000000"/>
          </w:rPr>
          <w:t>Dashboard and Device Configuration</w:t>
        </w:r>
        <w:bookmarkEnd w:id="3129"/>
        <w:bookmarkEnd w:id="3130"/>
      </w:ins>
    </w:p>
    <w:p w14:paraId="26365AEF" w14:textId="78634BBF" w:rsidR="00437051" w:rsidRDefault="00437051" w:rsidP="00437051">
      <w:pPr>
        <w:rPr>
          <w:ins w:id="3132" w:author="Tristan Stark" w:date="2020-09-14T15:19:00Z"/>
        </w:rPr>
      </w:pPr>
      <w:ins w:id="3133" w:author="Tristan Stark" w:date="2020-09-14T15:19:00Z">
        <w:r>
          <w:t>This section explains the configuration required for the tank level sensor and pump controller devices, and how to attach them to the dashboard.</w:t>
        </w:r>
      </w:ins>
    </w:p>
    <w:p w14:paraId="145DCF9B" w14:textId="56EF167A" w:rsidR="00437051" w:rsidRPr="008C4C0F" w:rsidRDefault="00437051">
      <w:pPr>
        <w:pStyle w:val="Note"/>
        <w:rPr>
          <w:ins w:id="3134" w:author="Tristan Stark" w:date="2020-09-14T15:19:00Z"/>
        </w:rPr>
        <w:pPrChange w:id="3135" w:author="Tristan Stark" w:date="2020-09-14T15:19:00Z">
          <w:pPr/>
        </w:pPrChange>
      </w:pPr>
      <w:ins w:id="3136" w:author="Tristan Stark" w:date="2020-09-14T15:19:00Z">
        <w:r w:rsidRPr="00324902">
          <w:rPr>
            <w:b/>
          </w:rPr>
          <w:t>NOTICE:</w:t>
        </w:r>
        <w:r w:rsidRPr="00324902">
          <w:t xml:space="preserve"> </w:t>
        </w:r>
        <w:r>
          <w:t>Th</w:t>
        </w:r>
      </w:ins>
      <w:ins w:id="3137" w:author="Tristan Stark" w:date="2020-09-14T15:20:00Z">
        <w:r>
          <w:t>ese steps should only be carried out by someone with experience in ThingsBoard Configuration. End Users (</w:t>
        </w:r>
      </w:ins>
      <w:ins w:id="3138" w:author="Tristan Stark" w:date="2020-09-17T09:09:00Z">
        <w:r w:rsidR="001F7A35">
          <w:t>i.e.</w:t>
        </w:r>
      </w:ins>
      <w:ins w:id="3139" w:author="Tristan Stark" w:date="2020-09-14T15:20:00Z">
        <w:r>
          <w:t>: Farmers) should consult with DPI for setting up Dashboards and Devices.</w:t>
        </w:r>
      </w:ins>
    </w:p>
    <w:p w14:paraId="42A19DEC" w14:textId="550E71F3" w:rsidR="00437051" w:rsidRPr="00437051" w:rsidDel="00437051" w:rsidRDefault="00437051">
      <w:pPr>
        <w:rPr>
          <w:del w:id="3140" w:author="Tristan Stark" w:date="2020-09-14T15:19:00Z"/>
          <w:rPrChange w:id="3141" w:author="Tristan Stark" w:date="2020-09-14T15:19:00Z">
            <w:rPr>
              <w:del w:id="3142" w:author="Tristan Stark" w:date="2020-09-14T15:19:00Z"/>
              <w:rFonts w:cstheme="majorHAnsi"/>
              <w:color w:val="000000"/>
            </w:rPr>
          </w:rPrChange>
        </w:rPr>
        <w:pPrChange w:id="3143" w:author="Tristan Stark" w:date="2020-09-14T15:19:00Z">
          <w:pPr>
            <w:pStyle w:val="Heading1"/>
          </w:pPr>
        </w:pPrChange>
      </w:pPr>
      <w:bookmarkStart w:id="3144" w:name="_Toc51093930"/>
      <w:bookmarkStart w:id="3145" w:name="_Toc51142943"/>
      <w:bookmarkStart w:id="3146" w:name="_Toc51225578"/>
      <w:bookmarkStart w:id="3147" w:name="_Toc51226085"/>
      <w:bookmarkStart w:id="3148" w:name="_Toc51226399"/>
      <w:bookmarkStart w:id="3149" w:name="_Toc51228399"/>
      <w:bookmarkStart w:id="3150" w:name="_Toc51228906"/>
      <w:bookmarkStart w:id="3151" w:name="_Toc51229194"/>
      <w:bookmarkStart w:id="3152" w:name="_Toc51230351"/>
      <w:bookmarkStart w:id="3153" w:name="_Toc51230639"/>
      <w:bookmarkEnd w:id="3144"/>
      <w:bookmarkEnd w:id="3145"/>
      <w:bookmarkEnd w:id="3146"/>
      <w:bookmarkEnd w:id="3147"/>
      <w:bookmarkEnd w:id="3148"/>
      <w:bookmarkEnd w:id="3149"/>
      <w:bookmarkEnd w:id="3150"/>
      <w:bookmarkEnd w:id="3151"/>
      <w:bookmarkEnd w:id="3152"/>
      <w:bookmarkEnd w:id="3153"/>
    </w:p>
    <w:p w14:paraId="14587A11" w14:textId="00D99223" w:rsidR="009343EA" w:rsidRDefault="009343EA" w:rsidP="006A1EFC">
      <w:pPr>
        <w:pStyle w:val="Heading2"/>
        <w:rPr>
          <w:ins w:id="3154" w:author="Tristan Stark" w:date="2020-09-14T15:21:00Z"/>
        </w:rPr>
      </w:pPr>
      <w:del w:id="3155" w:author="Tristan Stark" w:date="2020-09-14T15:20:00Z">
        <w:r w:rsidRPr="00324902" w:rsidDel="00437051">
          <w:delText>[How to Use the Product]</w:delText>
        </w:r>
      </w:del>
      <w:bookmarkStart w:id="3156" w:name="_Toc51230640"/>
      <w:ins w:id="3157" w:author="Tristan Stark" w:date="2020-09-14T15:20:00Z">
        <w:r w:rsidR="00437051">
          <w:t>Pump Controller Devices</w:t>
        </w:r>
      </w:ins>
      <w:bookmarkEnd w:id="3156"/>
    </w:p>
    <w:p w14:paraId="53A43B2A" w14:textId="4A1A205D" w:rsidR="00437051" w:rsidRDefault="00437051" w:rsidP="00437051">
      <w:pPr>
        <w:rPr>
          <w:ins w:id="3158" w:author="Tristan Stark" w:date="2020-09-14T15:21:00Z"/>
        </w:rPr>
      </w:pPr>
      <w:ins w:id="3159" w:author="Tristan Stark" w:date="2020-09-14T15:21:00Z">
        <w:r>
          <w:t>A pump controller device is the ThingsBoard representation of the Feather controlling the bore pump.</w:t>
        </w:r>
      </w:ins>
    </w:p>
    <w:p w14:paraId="35C7F8E5" w14:textId="660AD981" w:rsidR="00437051" w:rsidRPr="008C4C0F" w:rsidRDefault="00437051">
      <w:pPr>
        <w:pPrChange w:id="3160" w:author="Tristan Stark" w:date="2020-09-14T15:21:00Z">
          <w:pPr>
            <w:pStyle w:val="Heading2"/>
          </w:pPr>
        </w:pPrChange>
      </w:pPr>
      <w:ins w:id="3161" w:author="Tristan Stark" w:date="2020-09-14T15:21:00Z">
        <w:r>
          <w:t>The following tables describe the configuration required for a pump controller. If an attribute is listed here it must be given a value before the device can be used on the dashboard.</w:t>
        </w:r>
      </w:ins>
    </w:p>
    <w:p w14:paraId="23F6E873" w14:textId="0058406D" w:rsidR="000C3FED" w:rsidRDefault="00460F80" w:rsidP="006A1EFC">
      <w:pPr>
        <w:pStyle w:val="Heading3"/>
        <w:rPr>
          <w:ins w:id="3162" w:author="Tristan Stark" w:date="2020-09-14T15:21:00Z"/>
        </w:rPr>
      </w:pPr>
      <w:del w:id="3163" w:author="Tristan Stark" w:date="2020-09-14T15:21:00Z">
        <w:r w:rsidRPr="00324902" w:rsidDel="00437051">
          <w:delText xml:space="preserve"> </w:delText>
        </w:r>
        <w:r w:rsidR="000C3FED" w:rsidRPr="00324902" w:rsidDel="00437051">
          <w:delText xml:space="preserve">[Manual </w:delText>
        </w:r>
        <w:r w:rsidR="007D0686" w:rsidRPr="00324902" w:rsidDel="00437051">
          <w:delText>o</w:delText>
        </w:r>
        <w:r w:rsidR="000C3FED" w:rsidRPr="00324902" w:rsidDel="00437051">
          <w:delText xml:space="preserve">perating </w:delText>
        </w:r>
        <w:r w:rsidR="007D0686" w:rsidRPr="00324902" w:rsidDel="00437051">
          <w:delText>t</w:delText>
        </w:r>
        <w:r w:rsidR="000C3FED" w:rsidRPr="00324902" w:rsidDel="00437051">
          <w:delText xml:space="preserve">echniques]  </w:delText>
        </w:r>
      </w:del>
      <w:bookmarkStart w:id="3164" w:name="_Toc51230641"/>
      <w:ins w:id="3165" w:author="Tristan Stark" w:date="2020-09-14T15:21:00Z">
        <w:r w:rsidR="00437051">
          <w:t>Details</w:t>
        </w:r>
        <w:bookmarkEnd w:id="3164"/>
      </w:ins>
    </w:p>
    <w:tbl>
      <w:tblPr>
        <w:tblStyle w:val="TableGrid"/>
        <w:tblW w:w="0" w:type="auto"/>
        <w:tblLook w:val="04A0" w:firstRow="1" w:lastRow="0" w:firstColumn="1" w:lastColumn="0" w:noHBand="0" w:noVBand="1"/>
      </w:tblPr>
      <w:tblGrid>
        <w:gridCol w:w="1413"/>
        <w:gridCol w:w="2410"/>
        <w:gridCol w:w="4807"/>
      </w:tblGrid>
      <w:tr w:rsidR="00437051" w14:paraId="1DFA078D" w14:textId="77777777" w:rsidTr="00D64712">
        <w:trPr>
          <w:ins w:id="3166" w:author="Tristan Stark" w:date="2020-09-14T15:21:00Z"/>
        </w:trPr>
        <w:tc>
          <w:tcPr>
            <w:tcW w:w="1413" w:type="dxa"/>
          </w:tcPr>
          <w:p w14:paraId="0FBDB379" w14:textId="77777777" w:rsidR="00437051" w:rsidRDefault="00437051" w:rsidP="00D64712">
            <w:pPr>
              <w:spacing w:after="120" w:line="240" w:lineRule="auto"/>
              <w:rPr>
                <w:ins w:id="3167" w:author="Tristan Stark" w:date="2020-09-14T15:21:00Z"/>
              </w:rPr>
            </w:pPr>
            <w:ins w:id="3168" w:author="Tristan Stark" w:date="2020-09-14T15:21:00Z">
              <w:r>
                <w:t>Field</w:t>
              </w:r>
            </w:ins>
          </w:p>
        </w:tc>
        <w:tc>
          <w:tcPr>
            <w:tcW w:w="2410" w:type="dxa"/>
          </w:tcPr>
          <w:p w14:paraId="7B9AD96F" w14:textId="77777777" w:rsidR="00437051" w:rsidRDefault="00437051" w:rsidP="00D64712">
            <w:pPr>
              <w:spacing w:after="120" w:line="240" w:lineRule="auto"/>
              <w:rPr>
                <w:ins w:id="3169" w:author="Tristan Stark" w:date="2020-09-14T15:21:00Z"/>
              </w:rPr>
            </w:pPr>
            <w:ins w:id="3170" w:author="Tristan Stark" w:date="2020-09-14T15:21:00Z">
              <w:r>
                <w:t>Value</w:t>
              </w:r>
            </w:ins>
          </w:p>
        </w:tc>
        <w:tc>
          <w:tcPr>
            <w:tcW w:w="4807" w:type="dxa"/>
          </w:tcPr>
          <w:p w14:paraId="7E94652A" w14:textId="77777777" w:rsidR="00437051" w:rsidRDefault="00437051" w:rsidP="00D64712">
            <w:pPr>
              <w:spacing w:after="120" w:line="240" w:lineRule="auto"/>
              <w:rPr>
                <w:ins w:id="3171" w:author="Tristan Stark" w:date="2020-09-14T15:21:00Z"/>
              </w:rPr>
            </w:pPr>
            <w:ins w:id="3172" w:author="Tristan Stark" w:date="2020-09-14T15:21:00Z">
              <w:r>
                <w:t>Notes</w:t>
              </w:r>
            </w:ins>
          </w:p>
        </w:tc>
      </w:tr>
      <w:tr w:rsidR="00437051" w14:paraId="6007B7D9" w14:textId="77777777" w:rsidTr="00D64712">
        <w:trPr>
          <w:ins w:id="3173" w:author="Tristan Stark" w:date="2020-09-14T15:21:00Z"/>
        </w:trPr>
        <w:tc>
          <w:tcPr>
            <w:tcW w:w="1413" w:type="dxa"/>
          </w:tcPr>
          <w:p w14:paraId="1C00797A" w14:textId="77777777" w:rsidR="00437051" w:rsidRDefault="00437051" w:rsidP="00D64712">
            <w:pPr>
              <w:spacing w:after="120" w:line="240" w:lineRule="auto"/>
              <w:rPr>
                <w:ins w:id="3174" w:author="Tristan Stark" w:date="2020-09-14T15:21:00Z"/>
              </w:rPr>
            </w:pPr>
            <w:ins w:id="3175" w:author="Tristan Stark" w:date="2020-09-14T15:21:00Z">
              <w:r>
                <w:t>Name</w:t>
              </w:r>
            </w:ins>
          </w:p>
        </w:tc>
        <w:tc>
          <w:tcPr>
            <w:tcW w:w="2410" w:type="dxa"/>
          </w:tcPr>
          <w:p w14:paraId="5940FB36" w14:textId="69E5789E" w:rsidR="00437051" w:rsidRDefault="008C4C0F" w:rsidP="00D64712">
            <w:pPr>
              <w:spacing w:after="120" w:line="240" w:lineRule="auto"/>
              <w:rPr>
                <w:ins w:id="3176" w:author="Tristan Stark" w:date="2020-09-14T15:21:00Z"/>
              </w:rPr>
            </w:pPr>
            <w:ins w:id="3177" w:author="Tristan Stark" w:date="2020-09-14T15:29:00Z">
              <w:r>
                <w:t>&lt;Any value&gt;</w:t>
              </w:r>
            </w:ins>
          </w:p>
        </w:tc>
        <w:tc>
          <w:tcPr>
            <w:tcW w:w="4807" w:type="dxa"/>
          </w:tcPr>
          <w:p w14:paraId="2CF221CE" w14:textId="77777777" w:rsidR="00437051" w:rsidRDefault="00437051" w:rsidP="00D64712">
            <w:pPr>
              <w:spacing w:after="120" w:line="240" w:lineRule="auto"/>
              <w:rPr>
                <w:ins w:id="3178" w:author="Tristan Stark" w:date="2020-09-14T15:21:00Z"/>
              </w:rPr>
            </w:pPr>
            <w:ins w:id="3179" w:author="Tristan Stark" w:date="2020-09-14T15:21:00Z">
              <w:r>
                <w:t>You can use any name for the pump controller device.</w:t>
              </w:r>
            </w:ins>
          </w:p>
        </w:tc>
      </w:tr>
      <w:tr w:rsidR="00437051" w14:paraId="2510A1A4" w14:textId="77777777" w:rsidTr="00D64712">
        <w:trPr>
          <w:ins w:id="3180" w:author="Tristan Stark" w:date="2020-09-14T15:21:00Z"/>
        </w:trPr>
        <w:tc>
          <w:tcPr>
            <w:tcW w:w="1413" w:type="dxa"/>
          </w:tcPr>
          <w:p w14:paraId="2324DBC5" w14:textId="77777777" w:rsidR="00437051" w:rsidRDefault="00437051" w:rsidP="00D64712">
            <w:pPr>
              <w:spacing w:after="120" w:line="240" w:lineRule="auto"/>
              <w:rPr>
                <w:ins w:id="3181" w:author="Tristan Stark" w:date="2020-09-14T15:21:00Z"/>
              </w:rPr>
            </w:pPr>
            <w:ins w:id="3182" w:author="Tristan Stark" w:date="2020-09-14T15:21:00Z">
              <w:r>
                <w:t>Device Type</w:t>
              </w:r>
            </w:ins>
          </w:p>
        </w:tc>
        <w:tc>
          <w:tcPr>
            <w:tcW w:w="2410" w:type="dxa"/>
          </w:tcPr>
          <w:p w14:paraId="580FE989" w14:textId="77777777" w:rsidR="00437051" w:rsidRDefault="00437051" w:rsidP="00D64712">
            <w:pPr>
              <w:spacing w:after="120" w:line="240" w:lineRule="auto"/>
              <w:rPr>
                <w:ins w:id="3183" w:author="Tristan Stark" w:date="2020-09-14T15:21:00Z"/>
              </w:rPr>
            </w:pPr>
            <w:ins w:id="3184" w:author="Tristan Stark" w:date="2020-09-14T15:21:00Z">
              <w:r>
                <w:t>“Pump Controller”</w:t>
              </w:r>
            </w:ins>
          </w:p>
        </w:tc>
        <w:tc>
          <w:tcPr>
            <w:tcW w:w="4807" w:type="dxa"/>
          </w:tcPr>
          <w:p w14:paraId="757F05DB" w14:textId="77777777" w:rsidR="00437051" w:rsidRDefault="00437051" w:rsidP="00D64712">
            <w:pPr>
              <w:spacing w:after="120" w:line="240" w:lineRule="auto"/>
              <w:rPr>
                <w:ins w:id="3185" w:author="Tristan Stark" w:date="2020-09-14T15:21:00Z"/>
              </w:rPr>
            </w:pPr>
            <w:ins w:id="3186" w:author="Tristan Stark" w:date="2020-09-14T15:21:00Z">
              <w:r>
                <w:t>This field must have the value “Pump Controller”.</w:t>
              </w:r>
            </w:ins>
          </w:p>
        </w:tc>
      </w:tr>
    </w:tbl>
    <w:p w14:paraId="54AC4480" w14:textId="77777777" w:rsidR="00437051" w:rsidRPr="008C4C0F" w:rsidRDefault="00437051">
      <w:pPr>
        <w:pPrChange w:id="3187" w:author="Tristan Stark" w:date="2020-09-14T15:21:00Z">
          <w:pPr>
            <w:pStyle w:val="Heading3"/>
          </w:pPr>
        </w:pPrChange>
      </w:pPr>
    </w:p>
    <w:p w14:paraId="4DE76B30" w14:textId="5A467357" w:rsidR="00AC6F53" w:rsidRPr="00324902" w:rsidDel="00437051" w:rsidRDefault="00AC6F53" w:rsidP="00AC6F53">
      <w:pPr>
        <w:rPr>
          <w:del w:id="3188" w:author="Tristan Stark" w:date="2020-09-14T15:21:00Z"/>
          <w:rFonts w:cstheme="majorHAnsi"/>
        </w:rPr>
      </w:pPr>
      <w:del w:id="3189" w:author="Tristan Stark" w:date="2020-09-14T15:21:00Z">
        <w:r w:rsidRPr="00324902" w:rsidDel="00437051">
          <w:rPr>
            <w:rFonts w:cstheme="majorHAnsi"/>
          </w:rPr>
          <w:delText>Lorem ipsum dolor sit amet, consectetur adipiscing elit. Etiam at porta est, et lobortis sem. Duis imperdiet in nisl sed luctus.</w:delText>
        </w:r>
        <w:bookmarkStart w:id="3190" w:name="_Toc51093933"/>
        <w:bookmarkStart w:id="3191" w:name="_Toc51142946"/>
        <w:bookmarkStart w:id="3192" w:name="_Toc51225581"/>
        <w:bookmarkStart w:id="3193" w:name="_Toc51226088"/>
        <w:bookmarkStart w:id="3194" w:name="_Toc51226402"/>
        <w:bookmarkStart w:id="3195" w:name="_Toc51228402"/>
        <w:bookmarkStart w:id="3196" w:name="_Toc51228909"/>
        <w:bookmarkStart w:id="3197" w:name="_Toc51229197"/>
        <w:bookmarkStart w:id="3198" w:name="_Toc51230354"/>
        <w:bookmarkStart w:id="3199" w:name="_Toc51230642"/>
        <w:bookmarkEnd w:id="3190"/>
        <w:bookmarkEnd w:id="3191"/>
        <w:bookmarkEnd w:id="3192"/>
        <w:bookmarkEnd w:id="3193"/>
        <w:bookmarkEnd w:id="3194"/>
        <w:bookmarkEnd w:id="3195"/>
        <w:bookmarkEnd w:id="3196"/>
        <w:bookmarkEnd w:id="3197"/>
        <w:bookmarkEnd w:id="3198"/>
        <w:bookmarkEnd w:id="3199"/>
      </w:del>
    </w:p>
    <w:p w14:paraId="49268C46" w14:textId="7FBEA2EE" w:rsidR="00AC6F53" w:rsidRPr="00324902" w:rsidDel="00437051" w:rsidRDefault="00AC6F53" w:rsidP="00AC6F53">
      <w:pPr>
        <w:rPr>
          <w:del w:id="3200" w:author="Tristan Stark" w:date="2020-09-14T15:21:00Z"/>
          <w:rFonts w:cstheme="majorHAnsi"/>
          <w:b/>
        </w:rPr>
      </w:pPr>
      <w:del w:id="3201" w:author="Tristan Stark" w:date="2020-09-14T15:21:00Z">
        <w:r w:rsidRPr="00324902" w:rsidDel="00437051">
          <w:rPr>
            <w:rFonts w:cstheme="majorHAnsi"/>
            <w:b/>
          </w:rPr>
          <w:delText>Lorem ipsum:</w:delText>
        </w:r>
        <w:bookmarkStart w:id="3202" w:name="_Toc51093934"/>
        <w:bookmarkStart w:id="3203" w:name="_Toc51142947"/>
        <w:bookmarkStart w:id="3204" w:name="_Toc51225582"/>
        <w:bookmarkStart w:id="3205" w:name="_Toc51226089"/>
        <w:bookmarkStart w:id="3206" w:name="_Toc51226403"/>
        <w:bookmarkStart w:id="3207" w:name="_Toc51228403"/>
        <w:bookmarkStart w:id="3208" w:name="_Toc51228910"/>
        <w:bookmarkStart w:id="3209" w:name="_Toc51229198"/>
        <w:bookmarkStart w:id="3210" w:name="_Toc51230355"/>
        <w:bookmarkStart w:id="3211" w:name="_Toc51230643"/>
        <w:bookmarkEnd w:id="3202"/>
        <w:bookmarkEnd w:id="3203"/>
        <w:bookmarkEnd w:id="3204"/>
        <w:bookmarkEnd w:id="3205"/>
        <w:bookmarkEnd w:id="3206"/>
        <w:bookmarkEnd w:id="3207"/>
        <w:bookmarkEnd w:id="3208"/>
        <w:bookmarkEnd w:id="3209"/>
        <w:bookmarkEnd w:id="3210"/>
        <w:bookmarkEnd w:id="3211"/>
      </w:del>
    </w:p>
    <w:p w14:paraId="66E033A4" w14:textId="1F0F0BA5" w:rsidR="00AC6F53" w:rsidRPr="00324902" w:rsidDel="00437051" w:rsidRDefault="00AC6F53" w:rsidP="00367FB8">
      <w:pPr>
        <w:pStyle w:val="ListNumber"/>
        <w:numPr>
          <w:ilvl w:val="0"/>
          <w:numId w:val="31"/>
        </w:numPr>
        <w:rPr>
          <w:del w:id="3212" w:author="Tristan Stark" w:date="2020-09-14T15:21:00Z"/>
        </w:rPr>
      </w:pPr>
      <w:del w:id="3213" w:author="Tristan Stark" w:date="2020-09-14T15:21:00Z">
        <w:r w:rsidRPr="00324902" w:rsidDel="00437051">
          <w:delText>Do this.</w:delText>
        </w:r>
        <w:bookmarkStart w:id="3214" w:name="_Toc51093935"/>
        <w:bookmarkStart w:id="3215" w:name="_Toc51142948"/>
        <w:bookmarkStart w:id="3216" w:name="_Toc51225583"/>
        <w:bookmarkStart w:id="3217" w:name="_Toc51226090"/>
        <w:bookmarkStart w:id="3218" w:name="_Toc51226404"/>
        <w:bookmarkStart w:id="3219" w:name="_Toc51228404"/>
        <w:bookmarkStart w:id="3220" w:name="_Toc51228911"/>
        <w:bookmarkStart w:id="3221" w:name="_Toc51229199"/>
        <w:bookmarkStart w:id="3222" w:name="_Toc51230356"/>
        <w:bookmarkStart w:id="3223" w:name="_Toc51230644"/>
        <w:bookmarkEnd w:id="3214"/>
        <w:bookmarkEnd w:id="3215"/>
        <w:bookmarkEnd w:id="3216"/>
        <w:bookmarkEnd w:id="3217"/>
        <w:bookmarkEnd w:id="3218"/>
        <w:bookmarkEnd w:id="3219"/>
        <w:bookmarkEnd w:id="3220"/>
        <w:bookmarkEnd w:id="3221"/>
        <w:bookmarkEnd w:id="3222"/>
        <w:bookmarkEnd w:id="3223"/>
      </w:del>
    </w:p>
    <w:p w14:paraId="422A0F18" w14:textId="3BFF91F2" w:rsidR="00AC6F53" w:rsidRPr="00324902" w:rsidDel="00437051" w:rsidRDefault="00AC6F53" w:rsidP="00536216">
      <w:pPr>
        <w:pStyle w:val="ListNumber"/>
        <w:rPr>
          <w:del w:id="3224" w:author="Tristan Stark" w:date="2020-09-14T15:21:00Z"/>
        </w:rPr>
      </w:pPr>
      <w:del w:id="3225" w:author="Tristan Stark" w:date="2020-09-14T15:21:00Z">
        <w:r w:rsidRPr="00324902" w:rsidDel="00437051">
          <w:delText>Complete an action.</w:delText>
        </w:r>
        <w:bookmarkStart w:id="3226" w:name="_Toc51093936"/>
        <w:bookmarkStart w:id="3227" w:name="_Toc51142949"/>
        <w:bookmarkStart w:id="3228" w:name="_Toc51225584"/>
        <w:bookmarkStart w:id="3229" w:name="_Toc51226091"/>
        <w:bookmarkStart w:id="3230" w:name="_Toc51226405"/>
        <w:bookmarkStart w:id="3231" w:name="_Toc51228405"/>
        <w:bookmarkStart w:id="3232" w:name="_Toc51228912"/>
        <w:bookmarkStart w:id="3233" w:name="_Toc51229200"/>
        <w:bookmarkStart w:id="3234" w:name="_Toc51230357"/>
        <w:bookmarkStart w:id="3235" w:name="_Toc51230645"/>
        <w:bookmarkEnd w:id="3226"/>
        <w:bookmarkEnd w:id="3227"/>
        <w:bookmarkEnd w:id="3228"/>
        <w:bookmarkEnd w:id="3229"/>
        <w:bookmarkEnd w:id="3230"/>
        <w:bookmarkEnd w:id="3231"/>
        <w:bookmarkEnd w:id="3232"/>
        <w:bookmarkEnd w:id="3233"/>
        <w:bookmarkEnd w:id="3234"/>
        <w:bookmarkEnd w:id="3235"/>
      </w:del>
    </w:p>
    <w:p w14:paraId="632E84D3" w14:textId="1889FA69" w:rsidR="00AC6F53" w:rsidRPr="00324902" w:rsidDel="00437051" w:rsidRDefault="00AC6F53" w:rsidP="00AC6F53">
      <w:pPr>
        <w:pStyle w:val="ListNumber"/>
        <w:rPr>
          <w:del w:id="3236" w:author="Tristan Stark" w:date="2020-09-14T15:21:00Z"/>
        </w:rPr>
      </w:pPr>
      <w:del w:id="3237" w:author="Tristan Stark" w:date="2020-09-14T15:21:00Z">
        <w:r w:rsidRPr="00324902" w:rsidDel="00437051">
          <w:delText xml:space="preserve">Push the </w:delText>
        </w:r>
        <w:r w:rsidRPr="008678BA" w:rsidDel="00437051">
          <w:rPr>
            <w:b/>
          </w:rPr>
          <w:delText>button</w:delText>
        </w:r>
        <w:r w:rsidRPr="00324902" w:rsidDel="00437051">
          <w:delText>.</w:delText>
        </w:r>
        <w:bookmarkStart w:id="3238" w:name="_Toc51093937"/>
        <w:bookmarkStart w:id="3239" w:name="_Toc51142950"/>
        <w:bookmarkStart w:id="3240" w:name="_Toc51225585"/>
        <w:bookmarkStart w:id="3241" w:name="_Toc51226092"/>
        <w:bookmarkStart w:id="3242" w:name="_Toc51226406"/>
        <w:bookmarkStart w:id="3243" w:name="_Toc51228406"/>
        <w:bookmarkStart w:id="3244" w:name="_Toc51228913"/>
        <w:bookmarkStart w:id="3245" w:name="_Toc51229201"/>
        <w:bookmarkStart w:id="3246" w:name="_Toc51230358"/>
        <w:bookmarkStart w:id="3247" w:name="_Toc51230646"/>
        <w:bookmarkEnd w:id="3238"/>
        <w:bookmarkEnd w:id="3239"/>
        <w:bookmarkEnd w:id="3240"/>
        <w:bookmarkEnd w:id="3241"/>
        <w:bookmarkEnd w:id="3242"/>
        <w:bookmarkEnd w:id="3243"/>
        <w:bookmarkEnd w:id="3244"/>
        <w:bookmarkEnd w:id="3245"/>
        <w:bookmarkEnd w:id="3246"/>
        <w:bookmarkEnd w:id="3247"/>
      </w:del>
    </w:p>
    <w:p w14:paraId="777F9F06" w14:textId="39896441" w:rsidR="009343EA" w:rsidRPr="00324902" w:rsidRDefault="007D0686" w:rsidP="006A1EFC">
      <w:pPr>
        <w:pStyle w:val="Heading3"/>
      </w:pPr>
      <w:del w:id="3248" w:author="Tristan Stark" w:date="2020-09-14T15:21:00Z">
        <w:r w:rsidRPr="00324902" w:rsidDel="00437051">
          <w:delText>Manual/</w:delText>
        </w:r>
        <w:r w:rsidR="002D38B1" w:rsidRPr="00324902" w:rsidDel="00437051">
          <w:delText>A</w:delText>
        </w:r>
        <w:r w:rsidRPr="00324902" w:rsidDel="00437051">
          <w:delText>utomatic operation</w:delText>
        </w:r>
      </w:del>
      <w:bookmarkStart w:id="3249" w:name="_Ref51230070"/>
      <w:bookmarkStart w:id="3250" w:name="_Toc51230647"/>
      <w:ins w:id="3251" w:author="Tristan Stark" w:date="2020-09-14T15:21:00Z">
        <w:r w:rsidR="00437051">
          <w:t>Shared Attributes</w:t>
        </w:r>
      </w:ins>
      <w:bookmarkEnd w:id="3249"/>
      <w:bookmarkEnd w:id="3250"/>
    </w:p>
    <w:tbl>
      <w:tblPr>
        <w:tblStyle w:val="TableGrid"/>
        <w:tblW w:w="0" w:type="auto"/>
        <w:tblLook w:val="04A0" w:firstRow="1" w:lastRow="0" w:firstColumn="1" w:lastColumn="0" w:noHBand="0" w:noVBand="1"/>
      </w:tblPr>
      <w:tblGrid>
        <w:gridCol w:w="1410"/>
        <w:gridCol w:w="738"/>
        <w:gridCol w:w="1675"/>
        <w:gridCol w:w="4807"/>
      </w:tblGrid>
      <w:tr w:rsidR="00437051" w14:paraId="68CBF445" w14:textId="77777777" w:rsidTr="00D64712">
        <w:trPr>
          <w:ins w:id="3252" w:author="Tristan Stark" w:date="2020-09-14T15:21:00Z"/>
        </w:trPr>
        <w:tc>
          <w:tcPr>
            <w:tcW w:w="1410" w:type="dxa"/>
          </w:tcPr>
          <w:p w14:paraId="66F24AAE" w14:textId="77777777" w:rsidR="00437051" w:rsidRDefault="00437051" w:rsidP="00D64712">
            <w:pPr>
              <w:spacing w:after="120" w:line="240" w:lineRule="auto"/>
              <w:rPr>
                <w:ins w:id="3253" w:author="Tristan Stark" w:date="2020-09-14T15:21:00Z"/>
              </w:rPr>
            </w:pPr>
            <w:ins w:id="3254" w:author="Tristan Stark" w:date="2020-09-14T15:21:00Z">
              <w:r>
                <w:t>Name</w:t>
              </w:r>
            </w:ins>
          </w:p>
        </w:tc>
        <w:tc>
          <w:tcPr>
            <w:tcW w:w="738" w:type="dxa"/>
          </w:tcPr>
          <w:p w14:paraId="7827D125" w14:textId="77777777" w:rsidR="00437051" w:rsidRDefault="00437051" w:rsidP="00D64712">
            <w:pPr>
              <w:spacing w:after="120" w:line="240" w:lineRule="auto"/>
              <w:rPr>
                <w:ins w:id="3255" w:author="Tristan Stark" w:date="2020-09-14T15:21:00Z"/>
              </w:rPr>
            </w:pPr>
            <w:ins w:id="3256" w:author="Tristan Stark" w:date="2020-09-14T15:21:00Z">
              <w:r>
                <w:t>Type</w:t>
              </w:r>
            </w:ins>
          </w:p>
        </w:tc>
        <w:tc>
          <w:tcPr>
            <w:tcW w:w="1675" w:type="dxa"/>
          </w:tcPr>
          <w:p w14:paraId="2A8F73C6" w14:textId="77777777" w:rsidR="00437051" w:rsidRDefault="00437051" w:rsidP="00D64712">
            <w:pPr>
              <w:spacing w:after="120" w:line="240" w:lineRule="auto"/>
              <w:rPr>
                <w:ins w:id="3257" w:author="Tristan Stark" w:date="2020-09-14T15:21:00Z"/>
              </w:rPr>
            </w:pPr>
            <w:ins w:id="3258" w:author="Tristan Stark" w:date="2020-09-14T15:21:00Z">
              <w:r>
                <w:t>Value</w:t>
              </w:r>
            </w:ins>
          </w:p>
        </w:tc>
        <w:tc>
          <w:tcPr>
            <w:tcW w:w="4807" w:type="dxa"/>
          </w:tcPr>
          <w:p w14:paraId="5C594C2B" w14:textId="77777777" w:rsidR="00437051" w:rsidRDefault="00437051" w:rsidP="00D64712">
            <w:pPr>
              <w:spacing w:after="120" w:line="240" w:lineRule="auto"/>
              <w:rPr>
                <w:ins w:id="3259" w:author="Tristan Stark" w:date="2020-09-14T15:21:00Z"/>
              </w:rPr>
            </w:pPr>
            <w:ins w:id="3260" w:author="Tristan Stark" w:date="2020-09-14T15:21:00Z">
              <w:r>
                <w:t>Notes</w:t>
              </w:r>
            </w:ins>
          </w:p>
        </w:tc>
      </w:tr>
      <w:tr w:rsidR="00437051" w14:paraId="449E9640" w14:textId="77777777" w:rsidTr="00D64712">
        <w:trPr>
          <w:ins w:id="3261" w:author="Tristan Stark" w:date="2020-09-14T15:21:00Z"/>
        </w:trPr>
        <w:tc>
          <w:tcPr>
            <w:tcW w:w="1410" w:type="dxa"/>
          </w:tcPr>
          <w:p w14:paraId="7366F56C" w14:textId="77777777" w:rsidR="00437051" w:rsidRDefault="00437051" w:rsidP="00D64712">
            <w:pPr>
              <w:spacing w:after="120" w:line="240" w:lineRule="auto"/>
              <w:rPr>
                <w:ins w:id="3262" w:author="Tristan Stark" w:date="2020-09-14T15:21:00Z"/>
              </w:rPr>
            </w:pPr>
            <w:ins w:id="3263" w:author="Tristan Stark" w:date="2020-09-14T15:21:00Z">
              <w:r>
                <w:t>protocol</w:t>
              </w:r>
            </w:ins>
          </w:p>
        </w:tc>
        <w:tc>
          <w:tcPr>
            <w:tcW w:w="738" w:type="dxa"/>
          </w:tcPr>
          <w:p w14:paraId="4FE221D3" w14:textId="77777777" w:rsidR="00437051" w:rsidRDefault="00437051" w:rsidP="00D64712">
            <w:pPr>
              <w:spacing w:after="120" w:line="240" w:lineRule="auto"/>
              <w:rPr>
                <w:ins w:id="3264" w:author="Tristan Stark" w:date="2020-09-14T15:21:00Z"/>
              </w:rPr>
            </w:pPr>
            <w:ins w:id="3265" w:author="Tristan Stark" w:date="2020-09-14T15:21:00Z">
              <w:r>
                <w:t>String</w:t>
              </w:r>
            </w:ins>
          </w:p>
        </w:tc>
        <w:tc>
          <w:tcPr>
            <w:tcW w:w="1675" w:type="dxa"/>
          </w:tcPr>
          <w:p w14:paraId="31388394" w14:textId="77777777" w:rsidR="00437051" w:rsidRDefault="00437051" w:rsidP="00D64712">
            <w:pPr>
              <w:spacing w:after="120" w:line="240" w:lineRule="auto"/>
              <w:rPr>
                <w:ins w:id="3266" w:author="Tristan Stark" w:date="2020-09-14T15:21:00Z"/>
              </w:rPr>
            </w:pPr>
            <w:ins w:id="3267" w:author="Tristan Stark" w:date="2020-09-14T15:21:00Z">
              <w:r>
                <w:t>“lora” or “wifi”</w:t>
              </w:r>
            </w:ins>
          </w:p>
        </w:tc>
        <w:tc>
          <w:tcPr>
            <w:tcW w:w="4807" w:type="dxa"/>
          </w:tcPr>
          <w:p w14:paraId="601C9C21" w14:textId="77777777" w:rsidR="00437051" w:rsidRDefault="00437051" w:rsidP="00D64712">
            <w:pPr>
              <w:spacing w:after="120" w:line="240" w:lineRule="auto"/>
              <w:rPr>
                <w:ins w:id="3268" w:author="Tristan Stark" w:date="2020-09-14T15:21:00Z"/>
              </w:rPr>
            </w:pPr>
            <w:ins w:id="3269" w:author="Tristan Stark" w:date="2020-09-14T15:21:00Z">
              <w:r>
                <w:t xml:space="preserve">The value is used to select the mechanism used to send commands to the pump controller. </w:t>
              </w:r>
            </w:ins>
          </w:p>
        </w:tc>
      </w:tr>
    </w:tbl>
    <w:p w14:paraId="5C10F871" w14:textId="18C8590A" w:rsidR="00AC6F53" w:rsidRPr="00324902" w:rsidDel="00437051" w:rsidRDefault="00AC6F53" w:rsidP="00AC6F53">
      <w:pPr>
        <w:rPr>
          <w:del w:id="3270" w:author="Tristan Stark" w:date="2020-09-14T15:21:00Z"/>
          <w:rFonts w:cstheme="majorHAnsi"/>
        </w:rPr>
      </w:pPr>
      <w:del w:id="3271" w:author="Tristan Stark" w:date="2020-09-14T15:21:00Z">
        <w:r w:rsidRPr="00324902" w:rsidDel="00437051">
          <w:rPr>
            <w:rFonts w:cstheme="majorHAnsi"/>
          </w:rPr>
          <w:delText>Lorem ipsum dolor sit amet, consectetur adipiscing elit. Etiam at porta est, et lobortis sem. Duis imperdiet in nisl sed luctus.</w:delText>
        </w:r>
      </w:del>
    </w:p>
    <w:p w14:paraId="5412AA57" w14:textId="518F032E" w:rsidR="00AC6F53" w:rsidRPr="00324902" w:rsidDel="00437051" w:rsidRDefault="00AC6F53" w:rsidP="00AC6F53">
      <w:pPr>
        <w:rPr>
          <w:del w:id="3272" w:author="Tristan Stark" w:date="2020-09-14T15:21:00Z"/>
          <w:rFonts w:cstheme="majorHAnsi"/>
          <w:b/>
        </w:rPr>
      </w:pPr>
      <w:del w:id="3273" w:author="Tristan Stark" w:date="2020-09-14T15:21:00Z">
        <w:r w:rsidRPr="00324902" w:rsidDel="00437051">
          <w:rPr>
            <w:rFonts w:cstheme="majorHAnsi"/>
            <w:b/>
          </w:rPr>
          <w:delText>Lorem ipsum:</w:delText>
        </w:r>
      </w:del>
    </w:p>
    <w:p w14:paraId="6B1DBF4B" w14:textId="39CEC1BC" w:rsidR="00AC6F53" w:rsidRPr="00324902" w:rsidDel="00437051" w:rsidRDefault="00AC6F53" w:rsidP="00367FB8">
      <w:pPr>
        <w:pStyle w:val="ListNumber"/>
        <w:numPr>
          <w:ilvl w:val="0"/>
          <w:numId w:val="33"/>
        </w:numPr>
        <w:rPr>
          <w:del w:id="3274" w:author="Tristan Stark" w:date="2020-09-14T15:21:00Z"/>
        </w:rPr>
      </w:pPr>
      <w:del w:id="3275" w:author="Tristan Stark" w:date="2020-09-14T15:21:00Z">
        <w:r w:rsidRPr="00324902" w:rsidDel="00437051">
          <w:delText>Do this.</w:delText>
        </w:r>
      </w:del>
    </w:p>
    <w:p w14:paraId="6F408B77" w14:textId="37E3C738" w:rsidR="00AC6F53" w:rsidRPr="00324902" w:rsidDel="00437051" w:rsidRDefault="00AC6F53" w:rsidP="00536216">
      <w:pPr>
        <w:pStyle w:val="ListNumber"/>
        <w:rPr>
          <w:del w:id="3276" w:author="Tristan Stark" w:date="2020-09-14T15:21:00Z"/>
        </w:rPr>
      </w:pPr>
      <w:del w:id="3277" w:author="Tristan Stark" w:date="2020-09-14T15:21:00Z">
        <w:r w:rsidRPr="00324902" w:rsidDel="00437051">
          <w:delText>Complete an action.</w:delText>
        </w:r>
      </w:del>
    </w:p>
    <w:p w14:paraId="1A3351BD" w14:textId="5A1EBDE3" w:rsidR="00AC6F53" w:rsidRPr="00324902" w:rsidDel="00437051" w:rsidRDefault="00AC6F53" w:rsidP="00536216">
      <w:pPr>
        <w:pStyle w:val="ListNumber"/>
        <w:rPr>
          <w:del w:id="3278" w:author="Tristan Stark" w:date="2020-09-14T15:21:00Z"/>
        </w:rPr>
      </w:pPr>
      <w:del w:id="3279" w:author="Tristan Stark" w:date="2020-09-14T15:21:00Z">
        <w:r w:rsidRPr="00324902" w:rsidDel="00437051">
          <w:delText xml:space="preserve">Push the </w:delText>
        </w:r>
        <w:r w:rsidRPr="008678BA" w:rsidDel="00437051">
          <w:rPr>
            <w:b/>
          </w:rPr>
          <w:delText>button</w:delText>
        </w:r>
        <w:r w:rsidRPr="00324902" w:rsidDel="00437051">
          <w:delText>.</w:delText>
        </w:r>
      </w:del>
    </w:p>
    <w:p w14:paraId="34705251" w14:textId="686788A7" w:rsidR="00AC6F53" w:rsidRPr="00324902" w:rsidDel="00437051" w:rsidRDefault="00AC6F53" w:rsidP="00AC6F53">
      <w:pPr>
        <w:rPr>
          <w:del w:id="3280" w:author="Tristan Stark" w:date="2020-09-14T15:21:00Z"/>
        </w:rPr>
      </w:pPr>
    </w:p>
    <w:p w14:paraId="352BEAFA" w14:textId="77777777" w:rsidR="00AC6F53" w:rsidRPr="00324902" w:rsidRDefault="00AC6F53" w:rsidP="00AC6F53"/>
    <w:p w14:paraId="71AD295F" w14:textId="4E1082B6" w:rsidR="002D38B1" w:rsidRDefault="002D38B1" w:rsidP="006A1EFC">
      <w:pPr>
        <w:pStyle w:val="Heading3"/>
        <w:rPr>
          <w:ins w:id="3281" w:author="Tristan Stark" w:date="2020-09-14T15:22:00Z"/>
        </w:rPr>
      </w:pPr>
      <w:del w:id="3282" w:author="Tristan Stark" w:date="2020-09-14T15:22:00Z">
        <w:r w:rsidRPr="00324902" w:rsidDel="00437051">
          <w:delText>Starting/Stopping the product’s operation</w:delText>
        </w:r>
      </w:del>
      <w:bookmarkStart w:id="3283" w:name="_Toc51230648"/>
      <w:ins w:id="3284" w:author="Tristan Stark" w:date="2020-09-14T15:22:00Z">
        <w:r w:rsidR="00437051">
          <w:t>Server Attributes</w:t>
        </w:r>
        <w:bookmarkEnd w:id="3283"/>
      </w:ins>
    </w:p>
    <w:tbl>
      <w:tblPr>
        <w:tblStyle w:val="TableGrid"/>
        <w:tblW w:w="0" w:type="auto"/>
        <w:tblLook w:val="04A0" w:firstRow="1" w:lastRow="0" w:firstColumn="1" w:lastColumn="0" w:noHBand="0" w:noVBand="1"/>
      </w:tblPr>
      <w:tblGrid>
        <w:gridCol w:w="1776"/>
        <w:gridCol w:w="860"/>
        <w:gridCol w:w="1187"/>
        <w:gridCol w:w="4807"/>
      </w:tblGrid>
      <w:tr w:rsidR="00437051" w14:paraId="26796E58" w14:textId="77777777" w:rsidTr="00D64712">
        <w:trPr>
          <w:ins w:id="3285" w:author="Tristan Stark" w:date="2020-09-14T15:22:00Z"/>
        </w:trPr>
        <w:tc>
          <w:tcPr>
            <w:tcW w:w="1776" w:type="dxa"/>
          </w:tcPr>
          <w:p w14:paraId="6790CF30" w14:textId="77777777" w:rsidR="00437051" w:rsidRDefault="00437051" w:rsidP="00D64712">
            <w:pPr>
              <w:spacing w:after="120" w:line="240" w:lineRule="auto"/>
              <w:rPr>
                <w:ins w:id="3286" w:author="Tristan Stark" w:date="2020-09-14T15:22:00Z"/>
              </w:rPr>
            </w:pPr>
            <w:ins w:id="3287" w:author="Tristan Stark" w:date="2020-09-14T15:22:00Z">
              <w:r>
                <w:t>Name</w:t>
              </w:r>
            </w:ins>
          </w:p>
        </w:tc>
        <w:tc>
          <w:tcPr>
            <w:tcW w:w="860" w:type="dxa"/>
          </w:tcPr>
          <w:p w14:paraId="396962FE" w14:textId="77777777" w:rsidR="00437051" w:rsidRDefault="00437051" w:rsidP="00D64712">
            <w:pPr>
              <w:spacing w:after="120" w:line="240" w:lineRule="auto"/>
              <w:rPr>
                <w:ins w:id="3288" w:author="Tristan Stark" w:date="2020-09-14T15:22:00Z"/>
              </w:rPr>
            </w:pPr>
            <w:ins w:id="3289" w:author="Tristan Stark" w:date="2020-09-14T15:22:00Z">
              <w:r>
                <w:t>Type</w:t>
              </w:r>
            </w:ins>
          </w:p>
        </w:tc>
        <w:tc>
          <w:tcPr>
            <w:tcW w:w="1187" w:type="dxa"/>
          </w:tcPr>
          <w:p w14:paraId="1B077C19" w14:textId="77777777" w:rsidR="00437051" w:rsidRDefault="00437051" w:rsidP="00D64712">
            <w:pPr>
              <w:spacing w:after="120" w:line="240" w:lineRule="auto"/>
              <w:rPr>
                <w:ins w:id="3290" w:author="Tristan Stark" w:date="2020-09-14T15:22:00Z"/>
              </w:rPr>
            </w:pPr>
            <w:ins w:id="3291" w:author="Tristan Stark" w:date="2020-09-14T15:22:00Z">
              <w:r>
                <w:t>Value</w:t>
              </w:r>
            </w:ins>
          </w:p>
        </w:tc>
        <w:tc>
          <w:tcPr>
            <w:tcW w:w="4807" w:type="dxa"/>
          </w:tcPr>
          <w:p w14:paraId="09308C0C" w14:textId="77777777" w:rsidR="00437051" w:rsidRDefault="00437051" w:rsidP="00D64712">
            <w:pPr>
              <w:spacing w:after="120" w:line="240" w:lineRule="auto"/>
              <w:rPr>
                <w:ins w:id="3292" w:author="Tristan Stark" w:date="2020-09-14T15:22:00Z"/>
              </w:rPr>
            </w:pPr>
            <w:ins w:id="3293" w:author="Tristan Stark" w:date="2020-09-14T15:22:00Z">
              <w:r>
                <w:t>Notes</w:t>
              </w:r>
            </w:ins>
          </w:p>
        </w:tc>
      </w:tr>
      <w:tr w:rsidR="00437051" w14:paraId="077E464C" w14:textId="77777777" w:rsidTr="00D64712">
        <w:trPr>
          <w:ins w:id="3294" w:author="Tristan Stark" w:date="2020-09-14T15:22:00Z"/>
        </w:trPr>
        <w:tc>
          <w:tcPr>
            <w:tcW w:w="1776" w:type="dxa"/>
          </w:tcPr>
          <w:p w14:paraId="1B8AF279" w14:textId="77777777" w:rsidR="00437051" w:rsidRDefault="00437051" w:rsidP="00D64712">
            <w:pPr>
              <w:spacing w:after="120" w:line="240" w:lineRule="auto"/>
              <w:rPr>
                <w:ins w:id="3295" w:author="Tristan Stark" w:date="2020-09-14T15:22:00Z"/>
              </w:rPr>
            </w:pPr>
            <w:ins w:id="3296" w:author="Tristan Stark" w:date="2020-09-14T15:22:00Z">
              <w:r>
                <w:t>inactivityTimeout</w:t>
              </w:r>
            </w:ins>
          </w:p>
        </w:tc>
        <w:tc>
          <w:tcPr>
            <w:tcW w:w="860" w:type="dxa"/>
          </w:tcPr>
          <w:p w14:paraId="3C84D0E4" w14:textId="77777777" w:rsidR="00437051" w:rsidRDefault="00437051" w:rsidP="00D64712">
            <w:pPr>
              <w:spacing w:after="120" w:line="240" w:lineRule="auto"/>
              <w:rPr>
                <w:ins w:id="3297" w:author="Tristan Stark" w:date="2020-09-14T15:22:00Z"/>
              </w:rPr>
            </w:pPr>
            <w:ins w:id="3298" w:author="Tristan Stark" w:date="2020-09-14T15:22:00Z">
              <w:r>
                <w:t>Integer</w:t>
              </w:r>
            </w:ins>
          </w:p>
        </w:tc>
        <w:tc>
          <w:tcPr>
            <w:tcW w:w="1187" w:type="dxa"/>
          </w:tcPr>
          <w:p w14:paraId="4E4E98DD" w14:textId="77777777" w:rsidR="00437051" w:rsidRDefault="00437051" w:rsidP="00D64712">
            <w:pPr>
              <w:spacing w:after="120" w:line="240" w:lineRule="auto"/>
              <w:rPr>
                <w:ins w:id="3299" w:author="Tristan Stark" w:date="2020-09-14T15:22:00Z"/>
              </w:rPr>
            </w:pPr>
            <w:ins w:id="3300" w:author="Tristan Stark" w:date="2020-09-14T15:22:00Z">
              <w:r>
                <w:t>1,500,000</w:t>
              </w:r>
            </w:ins>
          </w:p>
        </w:tc>
        <w:tc>
          <w:tcPr>
            <w:tcW w:w="4807" w:type="dxa"/>
          </w:tcPr>
          <w:p w14:paraId="384B2E8D" w14:textId="77777777" w:rsidR="00437051" w:rsidRDefault="00437051" w:rsidP="00D64712">
            <w:pPr>
              <w:spacing w:after="120" w:line="240" w:lineRule="auto"/>
              <w:rPr>
                <w:ins w:id="3301" w:author="Tristan Stark" w:date="2020-09-14T15:22:00Z"/>
              </w:rPr>
            </w:pPr>
            <w:ins w:id="3302" w:author="Tristan Stark" w:date="2020-09-14T15:22:00Z">
              <w:r>
                <w:t>25 minutes in milliseconds.</w:t>
              </w:r>
            </w:ins>
          </w:p>
          <w:p w14:paraId="3745B003" w14:textId="77777777" w:rsidR="00437051" w:rsidRDefault="00437051" w:rsidP="00D64712">
            <w:pPr>
              <w:spacing w:after="120" w:line="240" w:lineRule="auto"/>
              <w:rPr>
                <w:ins w:id="3303" w:author="Tristan Stark" w:date="2020-09-14T15:22:00Z"/>
              </w:rPr>
            </w:pPr>
            <w:ins w:id="3304" w:author="Tristan Stark" w:date="2020-09-14T15:22:00Z">
              <w:r>
                <w:t>This gives 2.5x the expected status message interval before the pump controller is flagged as offline and an alarm is raised.</w:t>
              </w:r>
            </w:ins>
          </w:p>
        </w:tc>
      </w:tr>
      <w:tr w:rsidR="00437051" w14:paraId="33ABD0A6" w14:textId="77777777" w:rsidTr="00D64712">
        <w:trPr>
          <w:ins w:id="3305" w:author="Tristan Stark" w:date="2020-09-14T15:22:00Z"/>
        </w:trPr>
        <w:tc>
          <w:tcPr>
            <w:tcW w:w="1776" w:type="dxa"/>
          </w:tcPr>
          <w:p w14:paraId="125B97F8" w14:textId="77777777" w:rsidR="00437051" w:rsidRDefault="00437051" w:rsidP="00D64712">
            <w:pPr>
              <w:spacing w:after="120" w:line="240" w:lineRule="auto"/>
              <w:rPr>
                <w:ins w:id="3306" w:author="Tristan Stark" w:date="2020-09-14T15:22:00Z"/>
              </w:rPr>
            </w:pPr>
            <w:ins w:id="3307" w:author="Tristan Stark" w:date="2020-09-14T15:22:00Z">
              <w:r>
                <w:t>lowLevel</w:t>
              </w:r>
            </w:ins>
          </w:p>
        </w:tc>
        <w:tc>
          <w:tcPr>
            <w:tcW w:w="860" w:type="dxa"/>
          </w:tcPr>
          <w:p w14:paraId="5EE1CE13" w14:textId="77777777" w:rsidR="00437051" w:rsidRDefault="00437051" w:rsidP="00D64712">
            <w:pPr>
              <w:spacing w:after="120" w:line="240" w:lineRule="auto"/>
              <w:rPr>
                <w:ins w:id="3308" w:author="Tristan Stark" w:date="2020-09-14T15:22:00Z"/>
              </w:rPr>
            </w:pPr>
            <w:ins w:id="3309" w:author="Tristan Stark" w:date="2020-09-14T15:22:00Z">
              <w:r>
                <w:t>Double</w:t>
              </w:r>
            </w:ins>
          </w:p>
        </w:tc>
        <w:tc>
          <w:tcPr>
            <w:tcW w:w="1187" w:type="dxa"/>
          </w:tcPr>
          <w:p w14:paraId="17AB8599" w14:textId="77777777" w:rsidR="00437051" w:rsidRDefault="00437051" w:rsidP="00D64712">
            <w:pPr>
              <w:spacing w:after="120" w:line="240" w:lineRule="auto"/>
              <w:rPr>
                <w:ins w:id="3310" w:author="Tristan Stark" w:date="2020-09-14T15:22:00Z"/>
              </w:rPr>
            </w:pPr>
            <w:ins w:id="3311" w:author="Tristan Stark" w:date="2020-09-14T15:22:00Z">
              <w:r>
                <w:t>1</w:t>
              </w:r>
            </w:ins>
          </w:p>
        </w:tc>
        <w:tc>
          <w:tcPr>
            <w:tcW w:w="4807" w:type="dxa"/>
          </w:tcPr>
          <w:p w14:paraId="2A30F821" w14:textId="1436836C" w:rsidR="00437051" w:rsidRDefault="00437051" w:rsidP="00D64712">
            <w:pPr>
              <w:spacing w:after="120" w:line="240" w:lineRule="auto"/>
              <w:rPr>
                <w:ins w:id="3312" w:author="Tristan Stark" w:date="2020-09-14T15:22:00Z"/>
              </w:rPr>
            </w:pPr>
            <w:ins w:id="3313" w:author="Tristan Stark" w:date="2020-09-14T15:22:00Z">
              <w:r>
                <w:t>The tank level</w:t>
              </w:r>
            </w:ins>
            <w:ins w:id="3314" w:author="Tristan Stark" w:date="2020-09-14T15:28:00Z">
              <w:r w:rsidR="008C4C0F">
                <w:t xml:space="preserve"> in metres</w:t>
              </w:r>
            </w:ins>
            <w:ins w:id="3315" w:author="Tristan Stark" w:date="2020-09-14T15:22:00Z">
              <w:r>
                <w:t xml:space="preserve"> below which automatic control will switch the bore pump on. This does not have to be </w:t>
              </w:r>
              <w:proofErr w:type="gramStart"/>
              <w:r>
                <w:t>1, but</w:t>
              </w:r>
              <w:proofErr w:type="gramEnd"/>
              <w:r>
                <w:t xml:space="preserve"> must be less than highLevel.</w:t>
              </w:r>
            </w:ins>
          </w:p>
        </w:tc>
      </w:tr>
      <w:tr w:rsidR="00437051" w14:paraId="36A2A839" w14:textId="77777777" w:rsidTr="00D64712">
        <w:trPr>
          <w:ins w:id="3316" w:author="Tristan Stark" w:date="2020-09-14T15:22:00Z"/>
        </w:trPr>
        <w:tc>
          <w:tcPr>
            <w:tcW w:w="1776" w:type="dxa"/>
          </w:tcPr>
          <w:p w14:paraId="61702ECB" w14:textId="77777777" w:rsidR="00437051" w:rsidRDefault="00437051" w:rsidP="00D64712">
            <w:pPr>
              <w:spacing w:after="120" w:line="240" w:lineRule="auto"/>
              <w:rPr>
                <w:ins w:id="3317" w:author="Tristan Stark" w:date="2020-09-14T15:22:00Z"/>
              </w:rPr>
            </w:pPr>
            <w:ins w:id="3318" w:author="Tristan Stark" w:date="2020-09-14T15:22:00Z">
              <w:r>
                <w:lastRenderedPageBreak/>
                <w:t>highLevel</w:t>
              </w:r>
            </w:ins>
          </w:p>
        </w:tc>
        <w:tc>
          <w:tcPr>
            <w:tcW w:w="860" w:type="dxa"/>
          </w:tcPr>
          <w:p w14:paraId="27C00E52" w14:textId="77777777" w:rsidR="00437051" w:rsidRDefault="00437051" w:rsidP="00D64712">
            <w:pPr>
              <w:spacing w:after="120" w:line="240" w:lineRule="auto"/>
              <w:rPr>
                <w:ins w:id="3319" w:author="Tristan Stark" w:date="2020-09-14T15:22:00Z"/>
              </w:rPr>
            </w:pPr>
            <w:ins w:id="3320" w:author="Tristan Stark" w:date="2020-09-14T15:22:00Z">
              <w:r>
                <w:t>Double</w:t>
              </w:r>
            </w:ins>
          </w:p>
        </w:tc>
        <w:tc>
          <w:tcPr>
            <w:tcW w:w="1187" w:type="dxa"/>
          </w:tcPr>
          <w:p w14:paraId="0DF21AD6" w14:textId="77777777" w:rsidR="00437051" w:rsidRDefault="00437051" w:rsidP="00D64712">
            <w:pPr>
              <w:spacing w:after="120" w:line="240" w:lineRule="auto"/>
              <w:rPr>
                <w:ins w:id="3321" w:author="Tristan Stark" w:date="2020-09-14T15:22:00Z"/>
              </w:rPr>
            </w:pPr>
            <w:ins w:id="3322" w:author="Tristan Stark" w:date="2020-09-14T15:22:00Z">
              <w:r>
                <w:t>2</w:t>
              </w:r>
            </w:ins>
          </w:p>
        </w:tc>
        <w:tc>
          <w:tcPr>
            <w:tcW w:w="4807" w:type="dxa"/>
          </w:tcPr>
          <w:p w14:paraId="1BFC3C51" w14:textId="28500D77" w:rsidR="00437051" w:rsidRDefault="00437051" w:rsidP="00D64712">
            <w:pPr>
              <w:spacing w:after="120" w:line="240" w:lineRule="auto"/>
              <w:rPr>
                <w:ins w:id="3323" w:author="Tristan Stark" w:date="2020-09-14T15:22:00Z"/>
              </w:rPr>
            </w:pPr>
            <w:ins w:id="3324" w:author="Tristan Stark" w:date="2020-09-14T15:22:00Z">
              <w:r>
                <w:t xml:space="preserve">The tank level </w:t>
              </w:r>
            </w:ins>
            <w:ins w:id="3325" w:author="Tristan Stark" w:date="2020-09-14T15:28:00Z">
              <w:r w:rsidR="008C4C0F">
                <w:t xml:space="preserve">in metres </w:t>
              </w:r>
            </w:ins>
            <w:ins w:id="3326" w:author="Tristan Stark" w:date="2020-09-14T15:22:00Z">
              <w:r>
                <w:t xml:space="preserve">above which automatic control will switch the bore pump off. This does not have to be </w:t>
              </w:r>
              <w:proofErr w:type="gramStart"/>
              <w:r>
                <w:t>2, but</w:t>
              </w:r>
              <w:proofErr w:type="gramEnd"/>
              <w:r>
                <w:t xml:space="preserve"> must be greater than lowLevel.</w:t>
              </w:r>
            </w:ins>
          </w:p>
        </w:tc>
      </w:tr>
    </w:tbl>
    <w:p w14:paraId="6A736259" w14:textId="77777777" w:rsidR="00437051" w:rsidRPr="008C4C0F" w:rsidRDefault="00437051">
      <w:pPr>
        <w:pPrChange w:id="3327" w:author="Tristan Stark" w:date="2020-09-14T15:22:00Z">
          <w:pPr>
            <w:pStyle w:val="Heading3"/>
          </w:pPr>
        </w:pPrChange>
      </w:pPr>
    </w:p>
    <w:p w14:paraId="197CC28B" w14:textId="0B46EDA5" w:rsidR="00AC6F53" w:rsidRPr="00324902" w:rsidDel="00437051" w:rsidRDefault="00AC6F53" w:rsidP="00AC6F53">
      <w:pPr>
        <w:rPr>
          <w:del w:id="3328" w:author="Tristan Stark" w:date="2020-09-14T15:22:00Z"/>
          <w:rFonts w:cstheme="majorHAnsi"/>
        </w:rPr>
      </w:pPr>
      <w:del w:id="3329" w:author="Tristan Stark" w:date="2020-09-14T15:22:00Z">
        <w:r w:rsidRPr="00324902" w:rsidDel="00437051">
          <w:rPr>
            <w:rFonts w:cstheme="majorHAnsi"/>
          </w:rPr>
          <w:delText>Lorem ipsum dolor sit amet, consectetur adipiscing elit. Etiam at porta est, et lobortis sem. Duis imperdiet in nisl sed luctus.</w:delText>
        </w:r>
      </w:del>
    </w:p>
    <w:p w14:paraId="3A4BBDA4" w14:textId="0E9E1ECA" w:rsidR="00AC6F53" w:rsidRPr="00324902" w:rsidDel="00437051" w:rsidRDefault="00AC6F53" w:rsidP="00AC6F53">
      <w:pPr>
        <w:rPr>
          <w:del w:id="3330" w:author="Tristan Stark" w:date="2020-09-14T15:22:00Z"/>
          <w:rFonts w:cstheme="majorHAnsi"/>
          <w:b/>
        </w:rPr>
      </w:pPr>
      <w:del w:id="3331" w:author="Tristan Stark" w:date="2020-09-14T15:22:00Z">
        <w:r w:rsidRPr="00324902" w:rsidDel="00437051">
          <w:rPr>
            <w:rFonts w:cstheme="majorHAnsi"/>
            <w:b/>
          </w:rPr>
          <w:delText>Lorem ipsum:</w:delText>
        </w:r>
      </w:del>
    </w:p>
    <w:p w14:paraId="06B71F90" w14:textId="759190D0" w:rsidR="00AC6F53" w:rsidRPr="00324902" w:rsidDel="00437051" w:rsidRDefault="00AC6F53" w:rsidP="00367FB8">
      <w:pPr>
        <w:pStyle w:val="ListNumber"/>
        <w:numPr>
          <w:ilvl w:val="0"/>
          <w:numId w:val="35"/>
        </w:numPr>
        <w:rPr>
          <w:del w:id="3332" w:author="Tristan Stark" w:date="2020-09-14T15:22:00Z"/>
        </w:rPr>
      </w:pPr>
      <w:del w:id="3333" w:author="Tristan Stark" w:date="2020-09-14T15:22:00Z">
        <w:r w:rsidRPr="00324902" w:rsidDel="00437051">
          <w:delText>Do this.</w:delText>
        </w:r>
      </w:del>
    </w:p>
    <w:p w14:paraId="3A4288C4" w14:textId="3BDF063B" w:rsidR="00AC6F53" w:rsidRPr="00324902" w:rsidDel="00437051" w:rsidRDefault="00AC6F53" w:rsidP="00536216">
      <w:pPr>
        <w:pStyle w:val="ListNumber"/>
        <w:rPr>
          <w:del w:id="3334" w:author="Tristan Stark" w:date="2020-09-14T15:22:00Z"/>
        </w:rPr>
      </w:pPr>
      <w:del w:id="3335" w:author="Tristan Stark" w:date="2020-09-14T15:22:00Z">
        <w:r w:rsidRPr="00324902" w:rsidDel="00437051">
          <w:delText>Complete an action.</w:delText>
        </w:r>
      </w:del>
    </w:p>
    <w:p w14:paraId="1ADD63D6" w14:textId="0F7D1EBA" w:rsidR="00AC6F53" w:rsidRPr="00324902" w:rsidDel="00437051" w:rsidRDefault="00AC6F53" w:rsidP="00536216">
      <w:pPr>
        <w:pStyle w:val="ListNumber"/>
        <w:rPr>
          <w:del w:id="3336" w:author="Tristan Stark" w:date="2020-09-14T15:22:00Z"/>
        </w:rPr>
      </w:pPr>
      <w:del w:id="3337" w:author="Tristan Stark" w:date="2020-09-14T15:22:00Z">
        <w:r w:rsidRPr="00536216" w:rsidDel="00437051">
          <w:delText xml:space="preserve">Push the </w:delText>
        </w:r>
        <w:r w:rsidRPr="008678BA" w:rsidDel="00437051">
          <w:rPr>
            <w:b/>
          </w:rPr>
          <w:delText>button</w:delText>
        </w:r>
        <w:r w:rsidRPr="00536216" w:rsidDel="00437051">
          <w:delText>.</w:delText>
        </w:r>
      </w:del>
    </w:p>
    <w:p w14:paraId="5AFC1813" w14:textId="590C6CF5" w:rsidR="002D38B1" w:rsidRPr="00324902" w:rsidDel="00437051" w:rsidRDefault="002D38B1" w:rsidP="006A1EFC">
      <w:pPr>
        <w:pStyle w:val="Heading3"/>
        <w:rPr>
          <w:del w:id="3338" w:author="Tristan Stark" w:date="2020-09-14T15:22:00Z"/>
        </w:rPr>
      </w:pPr>
      <w:del w:id="3339" w:author="Tristan Stark" w:date="2020-09-14T15:22:00Z">
        <w:r w:rsidRPr="00324902" w:rsidDel="00437051">
          <w:delText>Checks before using the product</w:delText>
        </w:r>
      </w:del>
    </w:p>
    <w:p w14:paraId="510DABC9" w14:textId="5EC133CD" w:rsidR="00AC6F53" w:rsidRPr="00324902" w:rsidDel="00437051" w:rsidRDefault="00AC6F53" w:rsidP="00AC6F53">
      <w:pPr>
        <w:rPr>
          <w:del w:id="3340" w:author="Tristan Stark" w:date="2020-09-14T15:22:00Z"/>
        </w:rPr>
      </w:pPr>
      <w:del w:id="3341" w:author="Tristan Stark" w:date="2020-09-14T15:22:00Z">
        <w:r w:rsidRPr="00324902" w:rsidDel="00437051">
          <w:rPr>
            <w:rFonts w:cstheme="majorHAnsi"/>
          </w:rPr>
          <w:delText>Lorem ipsum dolor sit amet, consectetur adipiscing elit. Etiam at porta est, et lobortis sem. Duis imperdiet in nisl sed luctus.</w:delText>
        </w:r>
      </w:del>
    </w:p>
    <w:p w14:paraId="51EF9254" w14:textId="0735E0A2" w:rsidR="00AC6F53" w:rsidRPr="00324902" w:rsidDel="00437051" w:rsidRDefault="00AC6F53" w:rsidP="00AC6F53">
      <w:pPr>
        <w:rPr>
          <w:del w:id="3342" w:author="Tristan Stark" w:date="2020-09-14T15:22:00Z"/>
          <w:rFonts w:cstheme="majorHAnsi"/>
          <w:b/>
        </w:rPr>
      </w:pPr>
      <w:del w:id="3343" w:author="Tristan Stark" w:date="2020-09-14T15:22:00Z">
        <w:r w:rsidRPr="00324902" w:rsidDel="00437051">
          <w:rPr>
            <w:rFonts w:cstheme="majorHAnsi"/>
            <w:b/>
          </w:rPr>
          <w:delText>Lorem ipsum:</w:delText>
        </w:r>
      </w:del>
    </w:p>
    <w:p w14:paraId="6ECD7029" w14:textId="06ACBF08" w:rsidR="00AC6F53" w:rsidRPr="00324902" w:rsidDel="00437051" w:rsidRDefault="00AC6F53" w:rsidP="00367FB8">
      <w:pPr>
        <w:pStyle w:val="ListNumber"/>
        <w:numPr>
          <w:ilvl w:val="0"/>
          <w:numId w:val="36"/>
        </w:numPr>
        <w:rPr>
          <w:del w:id="3344" w:author="Tristan Stark" w:date="2020-09-14T15:22:00Z"/>
        </w:rPr>
      </w:pPr>
      <w:del w:id="3345" w:author="Tristan Stark" w:date="2020-09-14T15:22:00Z">
        <w:r w:rsidRPr="00324902" w:rsidDel="00437051">
          <w:delText>Do this.</w:delText>
        </w:r>
      </w:del>
    </w:p>
    <w:p w14:paraId="5A54D851" w14:textId="496969D2" w:rsidR="00AC6F53" w:rsidRPr="00324902" w:rsidDel="00437051" w:rsidRDefault="00AC6F53" w:rsidP="00536216">
      <w:pPr>
        <w:pStyle w:val="ListNumber"/>
        <w:rPr>
          <w:del w:id="3346" w:author="Tristan Stark" w:date="2020-09-14T15:22:00Z"/>
        </w:rPr>
      </w:pPr>
      <w:del w:id="3347" w:author="Tristan Stark" w:date="2020-09-14T15:22:00Z">
        <w:r w:rsidRPr="00324902" w:rsidDel="00437051">
          <w:delText>Complete an action.</w:delText>
        </w:r>
      </w:del>
    </w:p>
    <w:p w14:paraId="03FB8C59" w14:textId="0BF65C27" w:rsidR="00AC6F53" w:rsidRPr="00324902" w:rsidDel="00437051" w:rsidRDefault="00AC6F53" w:rsidP="00536216">
      <w:pPr>
        <w:pStyle w:val="ListNumber"/>
        <w:rPr>
          <w:del w:id="3348" w:author="Tristan Stark" w:date="2020-09-14T15:22:00Z"/>
        </w:rPr>
      </w:pPr>
      <w:del w:id="3349" w:author="Tristan Stark" w:date="2020-09-14T15:22:00Z">
        <w:r w:rsidRPr="00324902" w:rsidDel="00437051">
          <w:delText xml:space="preserve">Push the </w:delText>
        </w:r>
        <w:r w:rsidRPr="008678BA" w:rsidDel="00437051">
          <w:rPr>
            <w:b/>
          </w:rPr>
          <w:delText>button</w:delText>
        </w:r>
        <w:r w:rsidRPr="00324902" w:rsidDel="00437051">
          <w:delText>.</w:delText>
        </w:r>
      </w:del>
    </w:p>
    <w:p w14:paraId="75C090CA" w14:textId="0539F4CD" w:rsidR="009343EA" w:rsidRPr="00324902" w:rsidDel="00437051" w:rsidRDefault="009343EA" w:rsidP="009343EA">
      <w:pPr>
        <w:rPr>
          <w:del w:id="3350" w:author="Tristan Stark" w:date="2020-09-14T15:22:00Z"/>
        </w:rPr>
      </w:pPr>
    </w:p>
    <w:p w14:paraId="5A57B2CD" w14:textId="1B710B88" w:rsidR="00AC6F53" w:rsidRPr="00324902" w:rsidRDefault="00AC6F53">
      <w:pPr>
        <w:spacing w:after="0" w:line="240" w:lineRule="auto"/>
        <w:rPr>
          <w:rFonts w:eastAsiaTheme="majorEastAsia" w:cstheme="majorBidi"/>
          <w:b/>
          <w:bCs/>
          <w:color w:val="000000" w:themeColor="text1"/>
          <w:sz w:val="26"/>
          <w:szCs w:val="26"/>
        </w:rPr>
      </w:pPr>
      <w:del w:id="3351" w:author="Tristan Stark" w:date="2020-09-14T15:22:00Z">
        <w:r w:rsidRPr="00324902" w:rsidDel="00437051">
          <w:br w:type="page"/>
        </w:r>
      </w:del>
    </w:p>
    <w:p w14:paraId="214F9BD8" w14:textId="38FBF1F2" w:rsidR="009343EA" w:rsidRDefault="009343EA" w:rsidP="006A1EFC">
      <w:pPr>
        <w:pStyle w:val="Heading2"/>
        <w:rPr>
          <w:ins w:id="3352" w:author="Tristan Stark" w:date="2020-09-14T15:23:00Z"/>
        </w:rPr>
      </w:pPr>
      <w:del w:id="3353" w:author="Tristan Stark" w:date="2020-09-14T15:22:00Z">
        <w:r w:rsidRPr="00324902" w:rsidDel="00437051">
          <w:delText>[How to Use the Product Remotely</w:delText>
        </w:r>
        <w:r w:rsidR="000C3FED" w:rsidRPr="00324902" w:rsidDel="00437051">
          <w:delText>/Automatically</w:delText>
        </w:r>
        <w:r w:rsidRPr="00324902" w:rsidDel="00437051">
          <w:delText>]</w:delText>
        </w:r>
      </w:del>
      <w:bookmarkStart w:id="3354" w:name="_Toc51230649"/>
      <w:ins w:id="3355" w:author="Tristan Stark" w:date="2020-09-14T15:22:00Z">
        <w:r w:rsidR="00437051">
          <w:t>Tank Level Sensor Devices</w:t>
        </w:r>
      </w:ins>
      <w:bookmarkEnd w:id="3354"/>
    </w:p>
    <w:p w14:paraId="55C16C20" w14:textId="319587FC" w:rsidR="00437051" w:rsidRDefault="00437051" w:rsidP="00437051">
      <w:pPr>
        <w:rPr>
          <w:ins w:id="3356" w:author="Tristan Stark" w:date="2020-09-14T15:23:00Z"/>
        </w:rPr>
      </w:pPr>
      <w:ins w:id="3357" w:author="Tristan Stark" w:date="2020-09-14T15:23:00Z">
        <w:r>
          <w:t xml:space="preserve">A tank level sensor device is the </w:t>
        </w:r>
      </w:ins>
      <w:ins w:id="3358" w:author="Tristan Stark" w:date="2020-09-17T09:10:00Z">
        <w:r w:rsidR="001F7A35">
          <w:t>ThingsBoard</w:t>
        </w:r>
      </w:ins>
      <w:ins w:id="3359" w:author="Tristan Stark" w:date="2020-09-14T15:23:00Z">
        <w:r>
          <w:t xml:space="preserve"> representation of the water level sensor in a water tank. Readings from this sensor are used for automatically controlling the bore pump.</w:t>
        </w:r>
      </w:ins>
    </w:p>
    <w:p w14:paraId="347DB625" w14:textId="4BFE7F76" w:rsidR="00437051" w:rsidRPr="008C4C0F" w:rsidRDefault="00437051">
      <w:pPr>
        <w:pPrChange w:id="3360" w:author="Tristan Stark" w:date="2020-09-14T15:23:00Z">
          <w:pPr>
            <w:pStyle w:val="Heading2"/>
          </w:pPr>
        </w:pPrChange>
      </w:pPr>
      <w:ins w:id="3361" w:author="Tristan Stark" w:date="2020-09-14T15:23:00Z">
        <w:r>
          <w:t>The following tables describe the configuration required for a tank level sensor. If an attribute is listed here it must be given a value before the device can be used on the dashboard.</w:t>
        </w:r>
      </w:ins>
    </w:p>
    <w:p w14:paraId="061A73C1" w14:textId="7F15BA13" w:rsidR="009343EA" w:rsidRPr="00324902" w:rsidRDefault="009343EA" w:rsidP="006A1EFC">
      <w:pPr>
        <w:pStyle w:val="Heading3"/>
      </w:pPr>
      <w:del w:id="3362" w:author="Tristan Stark" w:date="2020-09-14T15:23:00Z">
        <w:r w:rsidRPr="00324902" w:rsidDel="00437051">
          <w:delText xml:space="preserve"> [</w:delText>
        </w:r>
        <w:r w:rsidR="006A1EFC" w:rsidRPr="00324902" w:rsidDel="00437051">
          <w:delText>Remote use</w:delText>
        </w:r>
        <w:r w:rsidRPr="00324902" w:rsidDel="00437051">
          <w:delText xml:space="preserve">]  </w:delText>
        </w:r>
      </w:del>
      <w:bookmarkStart w:id="3363" w:name="_Toc51230650"/>
      <w:ins w:id="3364" w:author="Tristan Stark" w:date="2020-09-14T15:23:00Z">
        <w:r w:rsidR="00437051">
          <w:t>Details</w:t>
        </w:r>
      </w:ins>
      <w:bookmarkEnd w:id="3363"/>
    </w:p>
    <w:tbl>
      <w:tblPr>
        <w:tblStyle w:val="TableGrid"/>
        <w:tblW w:w="0" w:type="auto"/>
        <w:tblLook w:val="04A0" w:firstRow="1" w:lastRow="0" w:firstColumn="1" w:lastColumn="0" w:noHBand="0" w:noVBand="1"/>
      </w:tblPr>
      <w:tblGrid>
        <w:gridCol w:w="1413"/>
        <w:gridCol w:w="2126"/>
        <w:gridCol w:w="5091"/>
      </w:tblGrid>
      <w:tr w:rsidR="00437051" w14:paraId="21DDEDFB" w14:textId="77777777" w:rsidTr="00D64712">
        <w:trPr>
          <w:ins w:id="3365" w:author="Tristan Stark" w:date="2020-09-14T15:23:00Z"/>
        </w:trPr>
        <w:tc>
          <w:tcPr>
            <w:tcW w:w="1413" w:type="dxa"/>
          </w:tcPr>
          <w:p w14:paraId="3FC4EEBC" w14:textId="77777777" w:rsidR="00437051" w:rsidRDefault="00437051" w:rsidP="00D64712">
            <w:pPr>
              <w:spacing w:after="120" w:line="240" w:lineRule="auto"/>
              <w:rPr>
                <w:ins w:id="3366" w:author="Tristan Stark" w:date="2020-09-14T15:23:00Z"/>
              </w:rPr>
            </w:pPr>
            <w:ins w:id="3367" w:author="Tristan Stark" w:date="2020-09-14T15:23:00Z">
              <w:r>
                <w:t>Field</w:t>
              </w:r>
            </w:ins>
          </w:p>
        </w:tc>
        <w:tc>
          <w:tcPr>
            <w:tcW w:w="2126" w:type="dxa"/>
          </w:tcPr>
          <w:p w14:paraId="01077A57" w14:textId="77777777" w:rsidR="00437051" w:rsidRDefault="00437051" w:rsidP="00D64712">
            <w:pPr>
              <w:spacing w:after="120" w:line="240" w:lineRule="auto"/>
              <w:rPr>
                <w:ins w:id="3368" w:author="Tristan Stark" w:date="2020-09-14T15:23:00Z"/>
              </w:rPr>
            </w:pPr>
            <w:ins w:id="3369" w:author="Tristan Stark" w:date="2020-09-14T15:23:00Z">
              <w:r>
                <w:t>Value</w:t>
              </w:r>
            </w:ins>
          </w:p>
        </w:tc>
        <w:tc>
          <w:tcPr>
            <w:tcW w:w="5091" w:type="dxa"/>
          </w:tcPr>
          <w:p w14:paraId="16ED1F7E" w14:textId="77777777" w:rsidR="00437051" w:rsidRDefault="00437051" w:rsidP="00D64712">
            <w:pPr>
              <w:spacing w:after="120" w:line="240" w:lineRule="auto"/>
              <w:rPr>
                <w:ins w:id="3370" w:author="Tristan Stark" w:date="2020-09-14T15:23:00Z"/>
              </w:rPr>
            </w:pPr>
            <w:ins w:id="3371" w:author="Tristan Stark" w:date="2020-09-14T15:23:00Z">
              <w:r>
                <w:t>Notes</w:t>
              </w:r>
            </w:ins>
          </w:p>
        </w:tc>
      </w:tr>
      <w:tr w:rsidR="00437051" w14:paraId="6CEB1B04" w14:textId="77777777" w:rsidTr="00D64712">
        <w:trPr>
          <w:ins w:id="3372" w:author="Tristan Stark" w:date="2020-09-14T15:23:00Z"/>
        </w:trPr>
        <w:tc>
          <w:tcPr>
            <w:tcW w:w="1413" w:type="dxa"/>
          </w:tcPr>
          <w:p w14:paraId="59FF86EB" w14:textId="77777777" w:rsidR="00437051" w:rsidRDefault="00437051" w:rsidP="00D64712">
            <w:pPr>
              <w:spacing w:after="120" w:line="240" w:lineRule="auto"/>
              <w:rPr>
                <w:ins w:id="3373" w:author="Tristan Stark" w:date="2020-09-14T15:23:00Z"/>
              </w:rPr>
            </w:pPr>
            <w:ins w:id="3374" w:author="Tristan Stark" w:date="2020-09-14T15:23:00Z">
              <w:r>
                <w:t>Name</w:t>
              </w:r>
            </w:ins>
          </w:p>
        </w:tc>
        <w:tc>
          <w:tcPr>
            <w:tcW w:w="2126" w:type="dxa"/>
          </w:tcPr>
          <w:p w14:paraId="3AE7C791" w14:textId="7C85D7B7" w:rsidR="00437051" w:rsidRDefault="00437051" w:rsidP="00D64712">
            <w:pPr>
              <w:spacing w:after="120" w:line="240" w:lineRule="auto"/>
              <w:rPr>
                <w:ins w:id="3375" w:author="Tristan Stark" w:date="2020-09-14T15:23:00Z"/>
              </w:rPr>
            </w:pPr>
            <w:ins w:id="3376" w:author="Tristan Stark" w:date="2020-09-14T15:23:00Z">
              <w:r>
                <w:t>&lt;Any value&gt;</w:t>
              </w:r>
            </w:ins>
          </w:p>
        </w:tc>
        <w:tc>
          <w:tcPr>
            <w:tcW w:w="5091" w:type="dxa"/>
          </w:tcPr>
          <w:p w14:paraId="68DFCDE8" w14:textId="77777777" w:rsidR="00437051" w:rsidRDefault="00437051" w:rsidP="00D64712">
            <w:pPr>
              <w:spacing w:after="120" w:line="240" w:lineRule="auto"/>
              <w:rPr>
                <w:ins w:id="3377" w:author="Tristan Stark" w:date="2020-09-14T15:23:00Z"/>
              </w:rPr>
            </w:pPr>
            <w:ins w:id="3378" w:author="Tristan Stark" w:date="2020-09-14T15:23:00Z">
              <w:r>
                <w:t>You can use any name for the tank level sensor device.</w:t>
              </w:r>
            </w:ins>
          </w:p>
        </w:tc>
      </w:tr>
      <w:tr w:rsidR="00437051" w14:paraId="33283AFA" w14:textId="77777777" w:rsidTr="00D64712">
        <w:trPr>
          <w:ins w:id="3379" w:author="Tristan Stark" w:date="2020-09-14T15:23:00Z"/>
        </w:trPr>
        <w:tc>
          <w:tcPr>
            <w:tcW w:w="1413" w:type="dxa"/>
          </w:tcPr>
          <w:p w14:paraId="12784B36" w14:textId="77777777" w:rsidR="00437051" w:rsidRDefault="00437051" w:rsidP="00D64712">
            <w:pPr>
              <w:spacing w:after="120" w:line="240" w:lineRule="auto"/>
              <w:rPr>
                <w:ins w:id="3380" w:author="Tristan Stark" w:date="2020-09-14T15:23:00Z"/>
              </w:rPr>
            </w:pPr>
            <w:ins w:id="3381" w:author="Tristan Stark" w:date="2020-09-14T15:23:00Z">
              <w:r>
                <w:t>Device Type</w:t>
              </w:r>
            </w:ins>
          </w:p>
        </w:tc>
        <w:tc>
          <w:tcPr>
            <w:tcW w:w="2126" w:type="dxa"/>
          </w:tcPr>
          <w:p w14:paraId="2BEA19AE" w14:textId="77777777" w:rsidR="00437051" w:rsidRDefault="00437051" w:rsidP="00D64712">
            <w:pPr>
              <w:spacing w:after="120" w:line="240" w:lineRule="auto"/>
              <w:rPr>
                <w:ins w:id="3382" w:author="Tristan Stark" w:date="2020-09-14T15:23:00Z"/>
              </w:rPr>
            </w:pPr>
            <w:ins w:id="3383" w:author="Tristan Stark" w:date="2020-09-14T15:23:00Z">
              <w:r>
                <w:t>“Water/Fuel Depth Level”</w:t>
              </w:r>
            </w:ins>
          </w:p>
        </w:tc>
        <w:tc>
          <w:tcPr>
            <w:tcW w:w="5091" w:type="dxa"/>
          </w:tcPr>
          <w:p w14:paraId="4EE7F17D" w14:textId="77777777" w:rsidR="00437051" w:rsidRDefault="00437051" w:rsidP="00D64712">
            <w:pPr>
              <w:spacing w:after="120" w:line="240" w:lineRule="auto"/>
              <w:rPr>
                <w:ins w:id="3384" w:author="Tristan Stark" w:date="2020-09-14T15:23:00Z"/>
              </w:rPr>
            </w:pPr>
            <w:ins w:id="3385" w:author="Tristan Stark" w:date="2020-09-14T15:23:00Z">
              <w:r>
                <w:t>This field must have the value “Water/Fuel Depth Level”.</w:t>
              </w:r>
            </w:ins>
          </w:p>
        </w:tc>
      </w:tr>
    </w:tbl>
    <w:p w14:paraId="3FD77520" w14:textId="1C1E747D" w:rsidR="009343EA" w:rsidDel="00437051" w:rsidRDefault="009343EA">
      <w:pPr>
        <w:spacing w:after="0" w:line="240" w:lineRule="auto"/>
        <w:rPr>
          <w:del w:id="3386" w:author="Tristan Stark" w:date="2020-09-14T15:23:00Z"/>
          <w:rFonts w:cstheme="majorHAnsi"/>
          <w:b/>
        </w:rPr>
      </w:pPr>
      <w:del w:id="3387" w:author="Tristan Stark" w:date="2020-09-14T15:23:00Z">
        <w:r w:rsidRPr="00324902" w:rsidDel="00437051">
          <w:rPr>
            <w:rFonts w:cstheme="majorHAnsi"/>
            <w:b/>
          </w:rPr>
          <w:delText xml:space="preserve">To </w:delText>
        </w:r>
        <w:r w:rsidR="006A1EFC" w:rsidRPr="00324902" w:rsidDel="00437051">
          <w:rPr>
            <w:rFonts w:cstheme="majorHAnsi"/>
            <w:b/>
          </w:rPr>
          <w:delText>use</w:delText>
        </w:r>
        <w:r w:rsidRPr="00324902" w:rsidDel="00437051">
          <w:rPr>
            <w:rFonts w:cstheme="majorHAnsi"/>
            <w:b/>
          </w:rPr>
          <w:delText xml:space="preserve"> the </w:delText>
        </w:r>
        <w:r w:rsidR="006A1EFC" w:rsidRPr="00324902" w:rsidDel="00437051">
          <w:rPr>
            <w:rFonts w:cstheme="majorHAnsi"/>
            <w:b/>
          </w:rPr>
          <w:delText>product remotely</w:delText>
        </w:r>
        <w:r w:rsidRPr="00324902" w:rsidDel="00437051">
          <w:rPr>
            <w:rFonts w:cstheme="majorHAnsi"/>
            <w:b/>
          </w:rPr>
          <w:delText>:</w:delText>
        </w:r>
      </w:del>
    </w:p>
    <w:p w14:paraId="47B52770" w14:textId="557433BC" w:rsidR="009343EA" w:rsidRPr="00324902" w:rsidDel="00437051" w:rsidRDefault="009343EA" w:rsidP="00367FB8">
      <w:pPr>
        <w:pStyle w:val="ListNumber"/>
        <w:numPr>
          <w:ilvl w:val="0"/>
          <w:numId w:val="37"/>
        </w:numPr>
        <w:rPr>
          <w:del w:id="3388" w:author="Tristan Stark" w:date="2020-09-14T15:23:00Z"/>
        </w:rPr>
      </w:pPr>
      <w:del w:id="3389" w:author="Tristan Stark" w:date="2020-09-14T15:23:00Z">
        <w:r w:rsidRPr="00324902" w:rsidDel="00437051">
          <w:delText>Do this.</w:delText>
        </w:r>
      </w:del>
    </w:p>
    <w:p w14:paraId="0BB6D339" w14:textId="4160AC30" w:rsidR="009343EA" w:rsidRPr="00324902" w:rsidDel="00437051" w:rsidRDefault="009343EA" w:rsidP="00536216">
      <w:pPr>
        <w:pStyle w:val="ListNumber"/>
        <w:rPr>
          <w:del w:id="3390" w:author="Tristan Stark" w:date="2020-09-14T15:23:00Z"/>
          <w:rFonts w:cstheme="majorHAnsi"/>
        </w:rPr>
      </w:pPr>
      <w:del w:id="3391" w:author="Tristan Stark" w:date="2020-09-14T15:23:00Z">
        <w:r w:rsidRPr="00324902" w:rsidDel="00437051">
          <w:rPr>
            <w:rFonts w:cstheme="majorHAnsi"/>
          </w:rPr>
          <w:delText>Complete an action.</w:delText>
        </w:r>
      </w:del>
    </w:p>
    <w:p w14:paraId="7FD1FBE2" w14:textId="70A59A54" w:rsidR="009343EA" w:rsidRPr="00324902" w:rsidDel="00437051" w:rsidRDefault="009343EA" w:rsidP="00536216">
      <w:pPr>
        <w:pStyle w:val="ListNumber"/>
        <w:rPr>
          <w:del w:id="3392" w:author="Tristan Stark" w:date="2020-09-14T15:23:00Z"/>
          <w:rFonts w:cstheme="majorHAnsi"/>
        </w:rPr>
      </w:pPr>
      <w:del w:id="3393" w:author="Tristan Stark" w:date="2020-09-14T15:23:00Z">
        <w:r w:rsidRPr="00324902" w:rsidDel="00437051">
          <w:rPr>
            <w:rFonts w:cstheme="majorHAnsi"/>
          </w:rPr>
          <w:delText>Do that.</w:delText>
        </w:r>
      </w:del>
    </w:p>
    <w:p w14:paraId="22347315" w14:textId="77777777" w:rsidR="000C3FED" w:rsidRPr="00324902" w:rsidRDefault="000C3FED">
      <w:pPr>
        <w:spacing w:after="0" w:line="240" w:lineRule="auto"/>
      </w:pPr>
    </w:p>
    <w:p w14:paraId="3ED3BBA0" w14:textId="696550AB" w:rsidR="006A1EFC" w:rsidRPr="00324902" w:rsidRDefault="006A1EFC" w:rsidP="006A1EFC">
      <w:pPr>
        <w:pStyle w:val="Heading3"/>
        <w:rPr>
          <w:color w:val="000000"/>
        </w:rPr>
      </w:pPr>
      <w:del w:id="3394" w:author="Tristan Stark" w:date="2020-09-14T15:23:00Z">
        <w:r w:rsidRPr="00324902" w:rsidDel="00437051">
          <w:rPr>
            <w:rFonts w:cstheme="majorHAnsi"/>
            <w:color w:val="000000"/>
          </w:rPr>
          <w:delText xml:space="preserve">[Automatic use]  </w:delText>
        </w:r>
      </w:del>
      <w:bookmarkStart w:id="3395" w:name="_Toc51230651"/>
      <w:ins w:id="3396" w:author="Tristan Stark" w:date="2020-09-14T15:23:00Z">
        <w:r w:rsidR="00437051">
          <w:rPr>
            <w:rFonts w:cstheme="majorHAnsi"/>
            <w:color w:val="000000"/>
          </w:rPr>
          <w:t>Server Attributes</w:t>
        </w:r>
      </w:ins>
      <w:bookmarkEnd w:id="3395"/>
    </w:p>
    <w:tbl>
      <w:tblPr>
        <w:tblStyle w:val="TableGrid"/>
        <w:tblW w:w="0" w:type="auto"/>
        <w:tblLook w:val="04A0" w:firstRow="1" w:lastRow="0" w:firstColumn="1" w:lastColumn="0" w:noHBand="0" w:noVBand="1"/>
      </w:tblPr>
      <w:tblGrid>
        <w:gridCol w:w="1409"/>
        <w:gridCol w:w="860"/>
        <w:gridCol w:w="1270"/>
        <w:gridCol w:w="5091"/>
      </w:tblGrid>
      <w:tr w:rsidR="00437051" w14:paraId="61B1070B" w14:textId="77777777" w:rsidTr="00D64712">
        <w:trPr>
          <w:ins w:id="3397" w:author="Tristan Stark" w:date="2020-09-14T15:24:00Z"/>
        </w:trPr>
        <w:tc>
          <w:tcPr>
            <w:tcW w:w="1409" w:type="dxa"/>
          </w:tcPr>
          <w:p w14:paraId="7F7AF30A" w14:textId="77777777" w:rsidR="00437051" w:rsidRDefault="00437051" w:rsidP="00D64712">
            <w:pPr>
              <w:spacing w:after="120" w:line="240" w:lineRule="auto"/>
              <w:rPr>
                <w:ins w:id="3398" w:author="Tristan Stark" w:date="2020-09-14T15:24:00Z"/>
              </w:rPr>
            </w:pPr>
            <w:ins w:id="3399" w:author="Tristan Stark" w:date="2020-09-14T15:24:00Z">
              <w:r>
                <w:t>Name</w:t>
              </w:r>
            </w:ins>
          </w:p>
        </w:tc>
        <w:tc>
          <w:tcPr>
            <w:tcW w:w="860" w:type="dxa"/>
          </w:tcPr>
          <w:p w14:paraId="2ACAC0B1" w14:textId="77777777" w:rsidR="00437051" w:rsidRDefault="00437051" w:rsidP="00D64712">
            <w:pPr>
              <w:spacing w:after="120" w:line="240" w:lineRule="auto"/>
              <w:rPr>
                <w:ins w:id="3400" w:author="Tristan Stark" w:date="2020-09-14T15:24:00Z"/>
              </w:rPr>
            </w:pPr>
            <w:ins w:id="3401" w:author="Tristan Stark" w:date="2020-09-14T15:24:00Z">
              <w:r>
                <w:t>Type</w:t>
              </w:r>
            </w:ins>
          </w:p>
        </w:tc>
        <w:tc>
          <w:tcPr>
            <w:tcW w:w="1270" w:type="dxa"/>
          </w:tcPr>
          <w:p w14:paraId="3F4F1C18" w14:textId="77777777" w:rsidR="00437051" w:rsidRDefault="00437051" w:rsidP="00D64712">
            <w:pPr>
              <w:spacing w:after="120" w:line="240" w:lineRule="auto"/>
              <w:rPr>
                <w:ins w:id="3402" w:author="Tristan Stark" w:date="2020-09-14T15:24:00Z"/>
              </w:rPr>
            </w:pPr>
            <w:ins w:id="3403" w:author="Tristan Stark" w:date="2020-09-14T15:24:00Z">
              <w:r>
                <w:t>Value</w:t>
              </w:r>
            </w:ins>
          </w:p>
        </w:tc>
        <w:tc>
          <w:tcPr>
            <w:tcW w:w="5091" w:type="dxa"/>
          </w:tcPr>
          <w:p w14:paraId="58F59DBB" w14:textId="77777777" w:rsidR="00437051" w:rsidRDefault="00437051" w:rsidP="00D64712">
            <w:pPr>
              <w:spacing w:after="120" w:line="240" w:lineRule="auto"/>
              <w:rPr>
                <w:ins w:id="3404" w:author="Tristan Stark" w:date="2020-09-14T15:24:00Z"/>
              </w:rPr>
            </w:pPr>
            <w:ins w:id="3405" w:author="Tristan Stark" w:date="2020-09-14T15:24:00Z">
              <w:r>
                <w:t>Notes</w:t>
              </w:r>
            </w:ins>
          </w:p>
        </w:tc>
      </w:tr>
      <w:tr w:rsidR="00437051" w14:paraId="66D7E1FB" w14:textId="77777777" w:rsidTr="00D64712">
        <w:trPr>
          <w:ins w:id="3406" w:author="Tristan Stark" w:date="2020-09-14T15:24:00Z"/>
        </w:trPr>
        <w:tc>
          <w:tcPr>
            <w:tcW w:w="1409" w:type="dxa"/>
          </w:tcPr>
          <w:p w14:paraId="5F68115A" w14:textId="77777777" w:rsidR="00437051" w:rsidRDefault="00437051" w:rsidP="00D64712">
            <w:pPr>
              <w:spacing w:after="120" w:line="240" w:lineRule="auto"/>
              <w:rPr>
                <w:ins w:id="3407" w:author="Tristan Stark" w:date="2020-09-14T15:24:00Z"/>
              </w:rPr>
            </w:pPr>
            <w:ins w:id="3408" w:author="Tristan Stark" w:date="2020-09-14T15:24:00Z">
              <w:r>
                <w:t>tankFillRate</w:t>
              </w:r>
            </w:ins>
          </w:p>
        </w:tc>
        <w:tc>
          <w:tcPr>
            <w:tcW w:w="860" w:type="dxa"/>
          </w:tcPr>
          <w:p w14:paraId="366E9A2A" w14:textId="77777777" w:rsidR="00437051" w:rsidRDefault="00437051" w:rsidP="00D64712">
            <w:pPr>
              <w:spacing w:after="120" w:line="240" w:lineRule="auto"/>
              <w:rPr>
                <w:ins w:id="3409" w:author="Tristan Stark" w:date="2020-09-14T15:24:00Z"/>
              </w:rPr>
            </w:pPr>
            <w:ins w:id="3410" w:author="Tristan Stark" w:date="2020-09-14T15:24:00Z">
              <w:r>
                <w:t>Double</w:t>
              </w:r>
            </w:ins>
          </w:p>
        </w:tc>
        <w:tc>
          <w:tcPr>
            <w:tcW w:w="1270" w:type="dxa"/>
          </w:tcPr>
          <w:p w14:paraId="4C1D0962" w14:textId="77777777" w:rsidR="00437051" w:rsidRDefault="00437051" w:rsidP="00D64712">
            <w:pPr>
              <w:spacing w:after="120" w:line="240" w:lineRule="auto"/>
              <w:rPr>
                <w:ins w:id="3411" w:author="Tristan Stark" w:date="2020-09-14T15:24:00Z"/>
              </w:rPr>
            </w:pPr>
            <w:ins w:id="3412" w:author="Tristan Stark" w:date="2020-09-14T15:24:00Z">
              <w:r>
                <w:t>0.0042</w:t>
              </w:r>
            </w:ins>
          </w:p>
        </w:tc>
        <w:tc>
          <w:tcPr>
            <w:tcW w:w="5091" w:type="dxa"/>
          </w:tcPr>
          <w:p w14:paraId="10FDE36C" w14:textId="77777777" w:rsidR="00437051" w:rsidRDefault="00437051" w:rsidP="00D64712">
            <w:pPr>
              <w:spacing w:after="120" w:line="240" w:lineRule="auto"/>
              <w:rPr>
                <w:ins w:id="3413" w:author="Tristan Stark" w:date="2020-09-14T15:24:00Z"/>
              </w:rPr>
            </w:pPr>
            <w:ins w:id="3414" w:author="Tristan Stark" w:date="2020-09-14T15:24:00Z">
              <w:r>
                <w:t>This value is in metres/min and represents how quickly the bore pump can raise the tank water level.</w:t>
              </w:r>
            </w:ins>
          </w:p>
          <w:p w14:paraId="770A7282" w14:textId="77777777" w:rsidR="00437051" w:rsidRDefault="00437051" w:rsidP="00D64712">
            <w:pPr>
              <w:spacing w:after="120" w:line="240" w:lineRule="auto"/>
              <w:rPr>
                <w:ins w:id="3415" w:author="Tristan Stark" w:date="2020-09-14T15:24:00Z"/>
              </w:rPr>
            </w:pPr>
            <w:ins w:id="3416" w:author="Tristan Stark" w:date="2020-09-14T15:24:00Z">
              <w:r>
                <w:t>It is used to calculate the estimate fill time. An approximate value is sufficient.</w:t>
              </w:r>
            </w:ins>
          </w:p>
        </w:tc>
      </w:tr>
    </w:tbl>
    <w:p w14:paraId="5BD1C164" w14:textId="062F6DD0" w:rsidR="006A1EFC" w:rsidDel="00437051" w:rsidRDefault="006A1EFC" w:rsidP="006A1EFC">
      <w:pPr>
        <w:rPr>
          <w:del w:id="3417" w:author="Tristan Stark" w:date="2020-09-14T15:24:00Z"/>
          <w:rFonts w:cstheme="majorHAnsi"/>
          <w:b/>
        </w:rPr>
      </w:pPr>
      <w:del w:id="3418" w:author="Tristan Stark" w:date="2020-09-14T15:24:00Z">
        <w:r w:rsidRPr="00324902" w:rsidDel="00437051">
          <w:rPr>
            <w:rFonts w:cstheme="majorHAnsi"/>
            <w:b/>
          </w:rPr>
          <w:delText>To use the product automatically:</w:delText>
        </w:r>
      </w:del>
    </w:p>
    <w:p w14:paraId="64948839" w14:textId="77777777" w:rsidR="00437051" w:rsidRDefault="00437051">
      <w:pPr>
        <w:spacing w:after="0" w:line="240" w:lineRule="auto"/>
        <w:rPr>
          <w:ins w:id="3419" w:author="Tristan Stark" w:date="2020-09-14T15:24:00Z"/>
          <w:rFonts w:cstheme="majorHAnsi"/>
          <w:b/>
        </w:rPr>
      </w:pPr>
    </w:p>
    <w:p w14:paraId="7B0B93BB" w14:textId="2229ECB1" w:rsidR="00437051" w:rsidRDefault="00437051" w:rsidP="00437051">
      <w:pPr>
        <w:pStyle w:val="Heading3"/>
        <w:rPr>
          <w:ins w:id="3420" w:author="Tristan Stark" w:date="2020-09-14T15:24:00Z"/>
        </w:rPr>
      </w:pPr>
      <w:bookmarkStart w:id="3421" w:name="_Ref51230100"/>
      <w:bookmarkStart w:id="3422" w:name="_Toc51230652"/>
      <w:ins w:id="3423" w:author="Tristan Stark" w:date="2020-09-14T15:24:00Z">
        <w:r>
          <w:t>Relations</w:t>
        </w:r>
        <w:bookmarkEnd w:id="3421"/>
        <w:bookmarkEnd w:id="3422"/>
      </w:ins>
    </w:p>
    <w:p w14:paraId="35AD041D" w14:textId="77777777" w:rsidR="00437051" w:rsidRDefault="00437051" w:rsidP="00437051">
      <w:pPr>
        <w:rPr>
          <w:ins w:id="3424" w:author="Tristan Stark" w:date="2020-09-14T15:24:00Z"/>
        </w:rPr>
      </w:pPr>
      <w:ins w:id="3425" w:author="Tristan Stark" w:date="2020-09-14T15:24:00Z">
        <w:r>
          <w:t>A relationship between the tank level sensor and the pump controller must be defined. The relationship is created in the tank level sensor device and is of type “Manages” to a pump controller device.</w:t>
        </w:r>
      </w:ins>
    </w:p>
    <w:p w14:paraId="49838DA6" w14:textId="58B3F2BC" w:rsidR="00437051" w:rsidRDefault="00437051" w:rsidP="00437051">
      <w:pPr>
        <w:rPr>
          <w:ins w:id="3426" w:author="Tristan Stark" w:date="2020-09-14T15:24:00Z"/>
        </w:rPr>
      </w:pPr>
      <w:ins w:id="3427" w:author="Tristan Stark" w:date="2020-09-14T15:24:00Z">
        <w:r>
          <w:t xml:space="preserve">Each tank level sensor must only manage one pump controller, and each pump controller must only be managed by one tank level sensor. </w:t>
        </w:r>
      </w:ins>
      <w:ins w:id="3428" w:author="Tristan Stark" w:date="2020-09-17T09:10:00Z">
        <w:r w:rsidR="001F7A35">
          <w:t>So,</w:t>
        </w:r>
      </w:ins>
      <w:ins w:id="3429" w:author="Tristan Stark" w:date="2020-09-14T15:24:00Z">
        <w:r>
          <w:t xml:space="preserve"> each tank level sensor must have exactly one “Manages” relationship and two tank level sensors cannot manage the same pump controller.</w:t>
        </w:r>
      </w:ins>
    </w:p>
    <w:p w14:paraId="56DDED39" w14:textId="77777777" w:rsidR="00437051" w:rsidRDefault="00437051" w:rsidP="00437051">
      <w:pPr>
        <w:rPr>
          <w:ins w:id="3430" w:author="Tristan Stark" w:date="2020-09-14T15:24:00Z"/>
        </w:rPr>
      </w:pPr>
    </w:p>
    <w:p w14:paraId="1AE28E55" w14:textId="77777777" w:rsidR="00437051" w:rsidRDefault="00437051" w:rsidP="00437051">
      <w:pPr>
        <w:rPr>
          <w:ins w:id="3431" w:author="Tristan Stark" w:date="2020-09-14T15:24:00Z"/>
        </w:rPr>
      </w:pPr>
      <w:ins w:id="3432" w:author="Tristan Stark" w:date="2020-09-14T15:24:00Z">
        <w:r>
          <w:rPr>
            <w:noProof/>
          </w:rPr>
          <w:lastRenderedPageBreak/>
          <w:drawing>
            <wp:inline distT="0" distB="0" distL="0" distR="0" wp14:anchorId="007B1891" wp14:editId="0D6A234F">
              <wp:extent cx="5486400" cy="32740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3274060"/>
                      </a:xfrm>
                      <a:prstGeom prst="rect">
                        <a:avLst/>
                      </a:prstGeom>
                    </pic:spPr>
                  </pic:pic>
                </a:graphicData>
              </a:graphic>
            </wp:inline>
          </w:drawing>
        </w:r>
      </w:ins>
    </w:p>
    <w:p w14:paraId="3D6A0FED" w14:textId="77777777" w:rsidR="00437051" w:rsidRPr="00437051" w:rsidRDefault="00437051" w:rsidP="008C4C0F">
      <w:pPr>
        <w:rPr>
          <w:ins w:id="3433" w:author="Tristan Stark" w:date="2020-09-14T15:24:00Z"/>
          <w:rPrChange w:id="3434" w:author="Tristan Stark" w:date="2020-09-14T15:24:00Z">
            <w:rPr>
              <w:ins w:id="3435" w:author="Tristan Stark" w:date="2020-09-14T15:24:00Z"/>
              <w:b/>
            </w:rPr>
          </w:rPrChange>
        </w:rPr>
      </w:pPr>
    </w:p>
    <w:p w14:paraId="18F4F21F" w14:textId="480E06A3" w:rsidR="006A1EFC" w:rsidRPr="00536216" w:rsidDel="00437051" w:rsidRDefault="006A1EFC" w:rsidP="00367FB8">
      <w:pPr>
        <w:pStyle w:val="ListNumber"/>
        <w:numPr>
          <w:ilvl w:val="0"/>
          <w:numId w:val="38"/>
        </w:numPr>
        <w:rPr>
          <w:del w:id="3436" w:author="Tristan Stark" w:date="2020-09-14T15:24:00Z"/>
        </w:rPr>
      </w:pPr>
      <w:del w:id="3437" w:author="Tristan Stark" w:date="2020-09-14T15:24:00Z">
        <w:r w:rsidRPr="00536216" w:rsidDel="00437051">
          <w:delText>Do this.</w:delText>
        </w:r>
      </w:del>
    </w:p>
    <w:p w14:paraId="07F94C1B" w14:textId="67F9073B" w:rsidR="006A1EFC" w:rsidRPr="00536216" w:rsidDel="00437051" w:rsidRDefault="006A1EFC" w:rsidP="00536216">
      <w:pPr>
        <w:pStyle w:val="ListNumber"/>
        <w:rPr>
          <w:del w:id="3438" w:author="Tristan Stark" w:date="2020-09-14T15:24:00Z"/>
        </w:rPr>
      </w:pPr>
      <w:del w:id="3439" w:author="Tristan Stark" w:date="2020-09-14T15:24:00Z">
        <w:r w:rsidRPr="00536216" w:rsidDel="00437051">
          <w:delText>Complete an action.</w:delText>
        </w:r>
      </w:del>
    </w:p>
    <w:p w14:paraId="01E96E2C" w14:textId="61406BF8" w:rsidR="006A1EFC" w:rsidRPr="00536216" w:rsidDel="00437051" w:rsidRDefault="006A1EFC" w:rsidP="00536216">
      <w:pPr>
        <w:pStyle w:val="ListNumber"/>
        <w:rPr>
          <w:del w:id="3440" w:author="Tristan Stark" w:date="2020-09-14T15:24:00Z"/>
        </w:rPr>
      </w:pPr>
      <w:del w:id="3441" w:author="Tristan Stark" w:date="2020-09-14T15:24:00Z">
        <w:r w:rsidRPr="00536216" w:rsidDel="00437051">
          <w:delText>Do that.</w:delText>
        </w:r>
      </w:del>
    </w:p>
    <w:p w14:paraId="0DB5FB02" w14:textId="77777777" w:rsidR="006A1EFC" w:rsidRPr="00324902" w:rsidRDefault="006A1EFC">
      <w:pPr>
        <w:spacing w:after="0" w:line="240" w:lineRule="auto"/>
      </w:pPr>
    </w:p>
    <w:p w14:paraId="512FC186" w14:textId="18D94638" w:rsidR="000C3FED" w:rsidRDefault="000C3FED" w:rsidP="000C3FED">
      <w:pPr>
        <w:pStyle w:val="Heading2"/>
        <w:rPr>
          <w:ins w:id="3442" w:author="Tristan Stark" w:date="2020-09-14T15:25:00Z"/>
          <w:rFonts w:cstheme="majorHAnsi"/>
          <w:color w:val="000000"/>
        </w:rPr>
      </w:pPr>
      <w:del w:id="3443" w:author="Tristan Stark" w:date="2020-09-14T15:25:00Z">
        <w:r w:rsidRPr="00324902" w:rsidDel="00437051">
          <w:rPr>
            <w:rFonts w:cstheme="majorHAnsi"/>
            <w:color w:val="000000"/>
          </w:rPr>
          <w:delText>[What to Do in Emergency and Exceptional Situations]</w:delText>
        </w:r>
      </w:del>
      <w:bookmarkStart w:id="3444" w:name="_Ref51230046"/>
      <w:bookmarkStart w:id="3445" w:name="_Toc51230653"/>
      <w:ins w:id="3446" w:author="Tristan Stark" w:date="2020-09-14T15:25:00Z">
        <w:r w:rsidR="00437051">
          <w:rPr>
            <w:rFonts w:cstheme="majorHAnsi"/>
            <w:color w:val="000000"/>
          </w:rPr>
          <w:t>The Dashboard</w:t>
        </w:r>
        <w:bookmarkEnd w:id="3444"/>
        <w:bookmarkEnd w:id="3445"/>
      </w:ins>
    </w:p>
    <w:p w14:paraId="39FB4A26" w14:textId="43AA43DE" w:rsidR="00437051" w:rsidRDefault="00437051" w:rsidP="00437051">
      <w:pPr>
        <w:rPr>
          <w:ins w:id="3447" w:author="Tristan Stark" w:date="2020-09-14T15:25:00Z"/>
        </w:rPr>
      </w:pPr>
      <w:ins w:id="3448" w:author="Tristan Stark" w:date="2020-09-14T15:25:00Z">
        <w:r>
          <w:t xml:space="preserve">With the devices configured they can be associated with the dashboard using the dashboard aliases. This is standard </w:t>
        </w:r>
      </w:ins>
      <w:ins w:id="3449" w:author="Tristan Stark" w:date="2020-09-17T09:10:00Z">
        <w:r w:rsidR="001F7A35">
          <w:t>ThingsBoard</w:t>
        </w:r>
      </w:ins>
      <w:ins w:id="3450" w:author="Tristan Stark" w:date="2020-09-14T15:25:00Z">
        <w:r>
          <w:t xml:space="preserve"> functionality.</w:t>
        </w:r>
      </w:ins>
    </w:p>
    <w:p w14:paraId="05CE56B7" w14:textId="77777777" w:rsidR="00437051" w:rsidRDefault="00437051" w:rsidP="00437051">
      <w:pPr>
        <w:rPr>
          <w:ins w:id="3451" w:author="Tristan Stark" w:date="2020-09-14T15:26:00Z"/>
        </w:rPr>
      </w:pPr>
      <w:ins w:id="3452" w:author="Tristan Stark" w:date="2020-09-14T15:26:00Z">
        <w:r>
          <w:t>Place the dashboard into edit mode by clicking on the pencil icon in the lower right corner.</w:t>
        </w:r>
      </w:ins>
    </w:p>
    <w:p w14:paraId="57E14F6B" w14:textId="77777777" w:rsidR="00437051" w:rsidRDefault="00437051" w:rsidP="00437051">
      <w:pPr>
        <w:rPr>
          <w:ins w:id="3453" w:author="Tristan Stark" w:date="2020-09-14T15:26:00Z"/>
        </w:rPr>
      </w:pPr>
      <w:ins w:id="3454" w:author="Tristan Stark" w:date="2020-09-14T15:26:00Z">
        <w:r>
          <w:rPr>
            <w:noProof/>
          </w:rPr>
          <mc:AlternateContent>
            <mc:Choice Requires="wps">
              <w:drawing>
                <wp:anchor distT="0" distB="0" distL="114300" distR="114300" simplePos="0" relativeHeight="251661312" behindDoc="0" locked="0" layoutInCell="1" allowOverlap="1" wp14:anchorId="56E65CCC" wp14:editId="5E82EC41">
                  <wp:simplePos x="0" y="0"/>
                  <wp:positionH relativeFrom="column">
                    <wp:posOffset>4857750</wp:posOffset>
                  </wp:positionH>
                  <wp:positionV relativeFrom="paragraph">
                    <wp:posOffset>2619375</wp:posOffset>
                  </wp:positionV>
                  <wp:extent cx="409575" cy="257175"/>
                  <wp:effectExtent l="57150" t="19050" r="9525" b="104775"/>
                  <wp:wrapNone/>
                  <wp:docPr id="31" name="Arrow: Left 31"/>
                  <wp:cNvGraphicFramePr/>
                  <a:graphic xmlns:a="http://schemas.openxmlformats.org/drawingml/2006/main">
                    <a:graphicData uri="http://schemas.microsoft.com/office/word/2010/wordprocessingShape">
                      <wps:wsp>
                        <wps:cNvSpPr/>
                        <wps:spPr>
                          <a:xfrm>
                            <a:off x="0" y="0"/>
                            <a:ext cx="409575" cy="257175"/>
                          </a:xfrm>
                          <a:prstGeom prst="leftArrow">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C6C0C8"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31" o:spid="_x0000_s1026" type="#_x0000_t66" style="position:absolute;margin-left:382.5pt;margin-top:206.25pt;width:32.25pt;height:20.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" adj="6781" fillcolor="red" strokecolor="#4579b8 [3044]">
                  <v:shadow on="t" color="black" opacity="22937f" origin=",.5" offset="0,.63889mm"/>
                </v:shape>
              </w:pict>
            </mc:Fallback>
          </mc:AlternateContent>
        </w:r>
        <w:r>
          <w:rPr>
            <w:noProof/>
          </w:rPr>
          <w:drawing>
            <wp:inline distT="0" distB="0" distL="0" distR="0" wp14:anchorId="5FAE53E6" wp14:editId="3DD59A09">
              <wp:extent cx="4943475" cy="2929467"/>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43475" cy="2929467"/>
                      </a:xfrm>
                      <a:prstGeom prst="rect">
                        <a:avLst/>
                      </a:prstGeom>
                    </pic:spPr>
                  </pic:pic>
                </a:graphicData>
              </a:graphic>
            </wp:inline>
          </w:drawing>
        </w:r>
      </w:ins>
    </w:p>
    <w:p w14:paraId="79B0AAC3" w14:textId="77777777" w:rsidR="00437051" w:rsidRDefault="00437051" w:rsidP="00437051">
      <w:pPr>
        <w:rPr>
          <w:ins w:id="3455" w:author="Tristan Stark" w:date="2020-09-14T15:26:00Z"/>
        </w:rPr>
      </w:pPr>
    </w:p>
    <w:p w14:paraId="0993F474" w14:textId="77777777" w:rsidR="00437051" w:rsidRDefault="00437051" w:rsidP="00437051">
      <w:pPr>
        <w:rPr>
          <w:ins w:id="3456" w:author="Tristan Stark" w:date="2020-09-14T15:26:00Z"/>
        </w:rPr>
      </w:pPr>
      <w:bookmarkStart w:id="3457" w:name="_Hlk50989566"/>
      <w:ins w:id="3458" w:author="Tristan Stark" w:date="2020-09-14T15:26:00Z">
        <w:r>
          <w:t>Open the device aliases dialog by clicking the aliases button in the dashboard toolbar.</w:t>
        </w:r>
      </w:ins>
    </w:p>
    <w:p w14:paraId="0C15B221" w14:textId="77777777" w:rsidR="00437051" w:rsidRDefault="00437051" w:rsidP="00437051">
      <w:pPr>
        <w:rPr>
          <w:ins w:id="3459" w:author="Tristan Stark" w:date="2020-09-14T15:26:00Z"/>
        </w:rPr>
      </w:pPr>
      <w:ins w:id="3460" w:author="Tristan Stark" w:date="2020-09-14T15:26:00Z">
        <w:r>
          <w:rPr>
            <w:noProof/>
          </w:rPr>
          <mc:AlternateContent>
            <mc:Choice Requires="wps">
              <w:drawing>
                <wp:anchor distT="0" distB="0" distL="114300" distR="114300" simplePos="0" relativeHeight="251662336" behindDoc="0" locked="0" layoutInCell="1" allowOverlap="1" wp14:anchorId="4683324C" wp14:editId="322D5E15">
                  <wp:simplePos x="0" y="0"/>
                  <wp:positionH relativeFrom="column">
                    <wp:posOffset>3838575</wp:posOffset>
                  </wp:positionH>
                  <wp:positionV relativeFrom="paragraph">
                    <wp:posOffset>533400</wp:posOffset>
                  </wp:positionV>
                  <wp:extent cx="409575" cy="257175"/>
                  <wp:effectExtent l="57150" t="19050" r="9525" b="104775"/>
                  <wp:wrapNone/>
                  <wp:docPr id="33" name="Arrow: Left 33"/>
                  <wp:cNvGraphicFramePr/>
                  <a:graphic xmlns:a="http://schemas.openxmlformats.org/drawingml/2006/main">
                    <a:graphicData uri="http://schemas.microsoft.com/office/word/2010/wordprocessingShape">
                      <wps:wsp>
                        <wps:cNvSpPr/>
                        <wps:spPr>
                          <a:xfrm>
                            <a:off x="0" y="0"/>
                            <a:ext cx="409575" cy="257175"/>
                          </a:xfrm>
                          <a:prstGeom prst="leftArrow">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0C8B4B" id="Arrow: Left 33" o:spid="_x0000_s1026" type="#_x0000_t66" style="position:absolute;margin-left:302.25pt;margin-top:42pt;width:32.25pt;height:20.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" adj="6781" fillcolor="red" strokecolor="#4579b8 [3044]">
                  <v:shadow on="t" color="black" opacity="22937f" origin=",.5" offset="0,.63889mm"/>
                </v:shape>
              </w:pict>
            </mc:Fallback>
          </mc:AlternateContent>
        </w:r>
        <w:r>
          <w:rPr>
            <w:noProof/>
          </w:rPr>
          <w:drawing>
            <wp:inline distT="0" distB="0" distL="0" distR="0" wp14:anchorId="117F289E" wp14:editId="5645F8D5">
              <wp:extent cx="4991100" cy="295768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91100" cy="2957689"/>
                      </a:xfrm>
                      <a:prstGeom prst="rect">
                        <a:avLst/>
                      </a:prstGeom>
                    </pic:spPr>
                  </pic:pic>
                </a:graphicData>
              </a:graphic>
            </wp:inline>
          </w:drawing>
        </w:r>
      </w:ins>
    </w:p>
    <w:p w14:paraId="375F4101" w14:textId="77777777" w:rsidR="00437051" w:rsidRDefault="00437051" w:rsidP="00437051">
      <w:pPr>
        <w:rPr>
          <w:ins w:id="3461" w:author="Tristan Stark" w:date="2020-09-14T15:26:00Z"/>
        </w:rPr>
      </w:pPr>
    </w:p>
    <w:p w14:paraId="5C4D92DC" w14:textId="77777777" w:rsidR="00437051" w:rsidRDefault="00437051" w:rsidP="00437051">
      <w:pPr>
        <w:rPr>
          <w:ins w:id="3462" w:author="Tristan Stark" w:date="2020-09-14T15:26:00Z"/>
        </w:rPr>
      </w:pPr>
      <w:ins w:id="3463" w:author="Tristan Stark" w:date="2020-09-14T15:26:00Z">
        <w:r>
          <w:t>Create or modify two aliases. The “pump-controller” alias must reference the pump controller device and the “level-sensor” alias must reference the tank level sensor device. The alias names must be as written here. The aliases must be for “one device” and the resolve as multiple entities feature must be disabled.</w:t>
        </w:r>
      </w:ins>
    </w:p>
    <w:p w14:paraId="62678F8F" w14:textId="4494488D" w:rsidR="00437051" w:rsidRPr="00437051" w:rsidDel="00437051" w:rsidRDefault="00437051">
      <w:pPr>
        <w:rPr>
          <w:del w:id="3464" w:author="Tristan Stark" w:date="2020-09-14T15:26:00Z"/>
          <w:rPrChange w:id="3465" w:author="Tristan Stark" w:date="2020-09-14T15:25:00Z">
            <w:rPr>
              <w:del w:id="3466" w:author="Tristan Stark" w:date="2020-09-14T15:26:00Z"/>
              <w:rFonts w:cstheme="majorHAnsi"/>
              <w:color w:val="000000"/>
            </w:rPr>
          </w:rPrChange>
        </w:rPr>
        <w:pPrChange w:id="3467" w:author="Tristan Stark" w:date="2020-09-14T15:26:00Z">
          <w:pPr>
            <w:pStyle w:val="Heading2"/>
          </w:pPr>
        </w:pPrChange>
      </w:pPr>
      <w:ins w:id="3468" w:author="Tristan Stark" w:date="2020-09-14T15:26:00Z">
        <w:r>
          <w:rPr>
            <w:noProof/>
          </w:rPr>
          <w:drawing>
            <wp:inline distT="0" distB="0" distL="0" distR="0" wp14:anchorId="5567EF80" wp14:editId="0F5BDF77">
              <wp:extent cx="4991100" cy="295768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91100" cy="2957689"/>
                      </a:xfrm>
                      <a:prstGeom prst="rect">
                        <a:avLst/>
                      </a:prstGeom>
                    </pic:spPr>
                  </pic:pic>
                </a:graphicData>
              </a:graphic>
            </wp:inline>
          </w:drawing>
        </w:r>
      </w:ins>
      <w:bookmarkEnd w:id="3457"/>
    </w:p>
    <w:p w14:paraId="6BBD5FC5" w14:textId="74E633A1" w:rsidR="000C3FED" w:rsidRPr="00324902" w:rsidDel="00437051" w:rsidRDefault="000C3FED" w:rsidP="000C3FED">
      <w:pPr>
        <w:pStyle w:val="Heading3"/>
        <w:rPr>
          <w:del w:id="3469" w:author="Tristan Stark" w:date="2020-09-14T15:25:00Z"/>
          <w:rFonts w:cstheme="majorHAnsi"/>
          <w:color w:val="000000"/>
        </w:rPr>
      </w:pPr>
      <w:del w:id="3470" w:author="Tristan Stark" w:date="2020-09-14T15:25:00Z">
        <w:r w:rsidRPr="00324902" w:rsidDel="00437051">
          <w:rPr>
            <w:rFonts w:cstheme="majorHAnsi"/>
            <w:color w:val="000000"/>
          </w:rPr>
          <w:delText xml:space="preserve">[Emergency Situation]  </w:delText>
        </w:r>
      </w:del>
    </w:p>
    <w:p w14:paraId="6C8788FE" w14:textId="42A98FFB" w:rsidR="00676459" w:rsidRPr="00324902" w:rsidDel="00437051" w:rsidRDefault="00676459" w:rsidP="00676459">
      <w:pPr>
        <w:rPr>
          <w:del w:id="3471" w:author="Tristan Stark" w:date="2020-09-14T15:25:00Z"/>
          <w:rFonts w:cstheme="majorHAnsi"/>
          <w:b/>
        </w:rPr>
      </w:pPr>
      <w:del w:id="3472" w:author="Tristan Stark" w:date="2020-09-14T15:25:00Z">
        <w:r w:rsidRPr="00324902" w:rsidDel="00437051">
          <w:rPr>
            <w:rFonts w:cstheme="majorHAnsi"/>
            <w:b/>
          </w:rPr>
          <w:delText>In case of an emergency situation:</w:delText>
        </w:r>
      </w:del>
    </w:p>
    <w:p w14:paraId="269F66B8" w14:textId="303FDFAC" w:rsidR="00676459" w:rsidRPr="00324902" w:rsidDel="00437051" w:rsidRDefault="00676459" w:rsidP="00367FB8">
      <w:pPr>
        <w:pStyle w:val="ListNumber"/>
        <w:numPr>
          <w:ilvl w:val="0"/>
          <w:numId w:val="39"/>
        </w:numPr>
        <w:rPr>
          <w:del w:id="3473" w:author="Tristan Stark" w:date="2020-09-14T15:25:00Z"/>
        </w:rPr>
      </w:pPr>
      <w:del w:id="3474" w:author="Tristan Stark" w:date="2020-09-14T15:25:00Z">
        <w:r w:rsidRPr="00324902" w:rsidDel="00437051">
          <w:delText>Do this.</w:delText>
        </w:r>
      </w:del>
    </w:p>
    <w:p w14:paraId="4C3470CB" w14:textId="4828D5E2" w:rsidR="00676459" w:rsidRPr="00324902" w:rsidDel="00437051" w:rsidRDefault="00676459" w:rsidP="00536216">
      <w:pPr>
        <w:pStyle w:val="ListNumber"/>
        <w:rPr>
          <w:del w:id="3475" w:author="Tristan Stark" w:date="2020-09-14T15:25:00Z"/>
          <w:rFonts w:cstheme="majorHAnsi"/>
        </w:rPr>
      </w:pPr>
      <w:del w:id="3476" w:author="Tristan Stark" w:date="2020-09-14T15:25:00Z">
        <w:r w:rsidRPr="00324902" w:rsidDel="00437051">
          <w:rPr>
            <w:rFonts w:cstheme="majorHAnsi"/>
          </w:rPr>
          <w:delText>Complete an action.</w:delText>
        </w:r>
      </w:del>
    </w:p>
    <w:p w14:paraId="38CEB1CB" w14:textId="09BDDD74" w:rsidR="00676459" w:rsidRPr="008678BA" w:rsidDel="00437051" w:rsidRDefault="00676459" w:rsidP="00676459">
      <w:pPr>
        <w:pStyle w:val="ListNumber"/>
        <w:rPr>
          <w:del w:id="3477" w:author="Tristan Stark" w:date="2020-09-14T15:25:00Z"/>
          <w:rFonts w:cstheme="majorHAnsi"/>
        </w:rPr>
      </w:pPr>
      <w:del w:id="3478" w:author="Tristan Stark" w:date="2020-09-14T15:25:00Z">
        <w:r w:rsidRPr="00324902" w:rsidDel="00437051">
          <w:rPr>
            <w:rFonts w:cstheme="majorHAnsi"/>
          </w:rPr>
          <w:delText>Do that.</w:delText>
        </w:r>
        <w:r w:rsidR="008678BA" w:rsidDel="00437051">
          <w:rPr>
            <w:rFonts w:cstheme="majorHAnsi"/>
          </w:rPr>
          <w:br/>
        </w:r>
      </w:del>
    </w:p>
    <w:p w14:paraId="03022BB6" w14:textId="6E572399" w:rsidR="000C3FED" w:rsidRPr="00324902" w:rsidDel="00437051" w:rsidRDefault="000C3FED" w:rsidP="000C3FED">
      <w:pPr>
        <w:pStyle w:val="Heading3"/>
        <w:rPr>
          <w:del w:id="3479" w:author="Tristan Stark" w:date="2020-09-14T15:25:00Z"/>
          <w:color w:val="000000"/>
        </w:rPr>
      </w:pPr>
      <w:del w:id="3480" w:author="Tristan Stark" w:date="2020-09-14T15:25:00Z">
        <w:r w:rsidRPr="00324902" w:rsidDel="00437051">
          <w:rPr>
            <w:rFonts w:cstheme="majorHAnsi"/>
            <w:color w:val="000000"/>
          </w:rPr>
          <w:delText xml:space="preserve">[Exceptional </w:delText>
        </w:r>
        <w:r w:rsidR="006A1EFC" w:rsidRPr="00324902" w:rsidDel="00437051">
          <w:rPr>
            <w:rFonts w:cstheme="majorHAnsi"/>
            <w:color w:val="000000"/>
          </w:rPr>
          <w:delText>Situations</w:delText>
        </w:r>
        <w:r w:rsidRPr="00324902" w:rsidDel="00437051">
          <w:rPr>
            <w:rFonts w:cstheme="majorHAnsi"/>
            <w:color w:val="000000"/>
          </w:rPr>
          <w:delText xml:space="preserve">]  </w:delText>
        </w:r>
      </w:del>
    </w:p>
    <w:p w14:paraId="71EFFE40" w14:textId="5E23A1BC" w:rsidR="00676459" w:rsidRPr="00324902" w:rsidDel="00437051" w:rsidRDefault="00676459" w:rsidP="00676459">
      <w:pPr>
        <w:rPr>
          <w:del w:id="3481" w:author="Tristan Stark" w:date="2020-09-14T15:25:00Z"/>
          <w:rFonts w:cstheme="majorHAnsi"/>
          <w:b/>
        </w:rPr>
      </w:pPr>
      <w:del w:id="3482" w:author="Tristan Stark" w:date="2020-09-14T15:25:00Z">
        <w:r w:rsidRPr="00324902" w:rsidDel="00437051">
          <w:rPr>
            <w:rFonts w:cstheme="majorHAnsi"/>
            <w:b/>
          </w:rPr>
          <w:delText>In case of an Exceptional situation:</w:delText>
        </w:r>
      </w:del>
    </w:p>
    <w:p w14:paraId="1EF9D3DD" w14:textId="6809B7FF" w:rsidR="00676459" w:rsidRPr="00324902" w:rsidDel="00437051" w:rsidRDefault="00676459" w:rsidP="00367FB8">
      <w:pPr>
        <w:pStyle w:val="ListNumber"/>
        <w:numPr>
          <w:ilvl w:val="0"/>
          <w:numId w:val="40"/>
        </w:numPr>
        <w:rPr>
          <w:del w:id="3483" w:author="Tristan Stark" w:date="2020-09-14T15:25:00Z"/>
        </w:rPr>
      </w:pPr>
      <w:del w:id="3484" w:author="Tristan Stark" w:date="2020-09-14T15:25:00Z">
        <w:r w:rsidRPr="00324902" w:rsidDel="00437051">
          <w:delText>Do this.</w:delText>
        </w:r>
      </w:del>
    </w:p>
    <w:p w14:paraId="714198FA" w14:textId="76F56B69" w:rsidR="00676459" w:rsidRPr="00324902" w:rsidDel="00437051" w:rsidRDefault="00676459" w:rsidP="00536216">
      <w:pPr>
        <w:pStyle w:val="ListNumber"/>
        <w:rPr>
          <w:del w:id="3485" w:author="Tristan Stark" w:date="2020-09-14T15:25:00Z"/>
          <w:rFonts w:cstheme="majorHAnsi"/>
        </w:rPr>
      </w:pPr>
      <w:del w:id="3486" w:author="Tristan Stark" w:date="2020-09-14T15:25:00Z">
        <w:r w:rsidRPr="00324902" w:rsidDel="00437051">
          <w:rPr>
            <w:rFonts w:cstheme="majorHAnsi"/>
          </w:rPr>
          <w:delText>Complete an action.</w:delText>
        </w:r>
      </w:del>
    </w:p>
    <w:p w14:paraId="7C96AAE6" w14:textId="22762A6D" w:rsidR="00676459" w:rsidRPr="00324902" w:rsidDel="00437051" w:rsidRDefault="00676459" w:rsidP="00536216">
      <w:pPr>
        <w:pStyle w:val="ListNumber"/>
        <w:rPr>
          <w:del w:id="3487" w:author="Tristan Stark" w:date="2020-09-14T15:25:00Z"/>
          <w:rFonts w:cstheme="majorHAnsi"/>
        </w:rPr>
      </w:pPr>
      <w:del w:id="3488" w:author="Tristan Stark" w:date="2020-09-14T15:25:00Z">
        <w:r w:rsidRPr="00324902" w:rsidDel="00437051">
          <w:rPr>
            <w:rFonts w:cstheme="majorHAnsi"/>
          </w:rPr>
          <w:delText>Do that.</w:delText>
        </w:r>
      </w:del>
    </w:p>
    <w:p w14:paraId="351BB52C" w14:textId="21B2B789" w:rsidR="000C3FED" w:rsidRPr="00324902" w:rsidRDefault="000C3FED">
      <w:pPr>
        <w:spacing w:after="0" w:line="240" w:lineRule="auto"/>
      </w:pPr>
      <w:r w:rsidRPr="00324902">
        <w:br w:type="page"/>
      </w:r>
    </w:p>
    <w:p w14:paraId="54F85951" w14:textId="6A71648D" w:rsidR="000C3FED" w:rsidRDefault="000C3FED" w:rsidP="000C3FED">
      <w:pPr>
        <w:pStyle w:val="Heading1"/>
        <w:rPr>
          <w:ins w:id="3489" w:author="Tristan Stark" w:date="2020-09-15T20:30:00Z"/>
          <w:rFonts w:cstheme="majorHAnsi"/>
          <w:color w:val="000000"/>
        </w:rPr>
      </w:pPr>
      <w:del w:id="3490" w:author="Tristan Stark" w:date="2020-09-15T20:25:00Z">
        <w:r w:rsidRPr="00324902" w:rsidDel="00D64712">
          <w:rPr>
            <w:rFonts w:cstheme="majorHAnsi"/>
            <w:color w:val="000000"/>
          </w:rPr>
          <w:lastRenderedPageBreak/>
          <w:delText>[MAINTENANCE</w:delText>
        </w:r>
      </w:del>
      <w:bookmarkStart w:id="3491" w:name="_Toc51230654"/>
      <w:ins w:id="3492" w:author="Tristan Stark" w:date="2020-09-15T20:25:00Z">
        <w:r w:rsidR="00D64712">
          <w:rPr>
            <w:rFonts w:cstheme="majorHAnsi"/>
            <w:color w:val="000000"/>
          </w:rPr>
          <w:t>Pump Simulator Software</w:t>
        </w:r>
      </w:ins>
      <w:bookmarkEnd w:id="3491"/>
      <w:del w:id="3493" w:author="Tristan Stark" w:date="2020-09-15T20:25:00Z">
        <w:r w:rsidRPr="00324902" w:rsidDel="00D64712">
          <w:rPr>
            <w:rFonts w:cstheme="majorHAnsi"/>
            <w:color w:val="000000"/>
          </w:rPr>
          <w:delText>]</w:delText>
        </w:r>
      </w:del>
    </w:p>
    <w:p w14:paraId="1B2B5CB4" w14:textId="366989B0" w:rsidR="00D64712" w:rsidRDefault="00D64712" w:rsidP="00D64712">
      <w:pPr>
        <w:rPr>
          <w:ins w:id="3494" w:author="Tristan Stark" w:date="2020-09-15T20:32:00Z"/>
        </w:rPr>
      </w:pPr>
      <w:ins w:id="3495" w:author="Tristan Stark" w:date="2020-09-15T20:30:00Z">
        <w:r>
          <w:t xml:space="preserve">To aid in </w:t>
        </w:r>
      </w:ins>
      <w:ins w:id="3496" w:author="David Taylor" w:date="2020-09-16T09:59:00Z">
        <w:r w:rsidR="00261C32">
          <w:t xml:space="preserve">development, </w:t>
        </w:r>
      </w:ins>
      <w:ins w:id="3497" w:author="Tristan Stark" w:date="2020-09-15T20:30:00Z">
        <w:r>
          <w:t xml:space="preserve">testing and training, the IT Crowd have developed a </w:t>
        </w:r>
      </w:ins>
      <w:ins w:id="3498" w:author="David Taylor" w:date="2020-09-16T09:59:00Z">
        <w:r w:rsidR="00261C32">
          <w:t>Tank Le</w:t>
        </w:r>
      </w:ins>
      <w:ins w:id="3499" w:author="David Taylor" w:date="2020-09-16T10:00:00Z">
        <w:r w:rsidR="00261C32">
          <w:t xml:space="preserve">vel Sensor and </w:t>
        </w:r>
      </w:ins>
      <w:ins w:id="3500" w:author="Tristan Stark" w:date="2020-09-15T20:30:00Z">
        <w:r>
          <w:t xml:space="preserve">Pump Controller simulator to emulate the </w:t>
        </w:r>
      </w:ins>
      <w:ins w:id="3501" w:author="David Taylor" w:date="2020-09-16T10:00:00Z">
        <w:r w:rsidR="00261C32">
          <w:t xml:space="preserve">Tank Level Sensor and </w:t>
        </w:r>
      </w:ins>
      <w:ins w:id="3502" w:author="Tristan Stark" w:date="2020-09-15T20:30:00Z">
        <w:r>
          <w:t xml:space="preserve">Pump Controller in circumstances where a full end-to-end environment is </w:t>
        </w:r>
      </w:ins>
      <w:ins w:id="3503" w:author="Tristan Stark" w:date="2020-09-15T20:31:00Z">
        <w:r>
          <w:t>not practical or feasible. The source for this solutio</w:t>
        </w:r>
      </w:ins>
      <w:ins w:id="3504" w:author="Tristan Stark" w:date="2020-09-15T20:32:00Z">
        <w:r>
          <w:t>n can be found in the Bitbucket repository.</w:t>
        </w:r>
      </w:ins>
    </w:p>
    <w:p w14:paraId="6084EE58" w14:textId="77777777" w:rsidR="00610226" w:rsidRDefault="00D64712" w:rsidP="00D64712">
      <w:pPr>
        <w:rPr>
          <w:ins w:id="3505" w:author="Tristan Stark" w:date="2020-09-15T20:36:00Z"/>
        </w:rPr>
      </w:pPr>
      <w:ins w:id="3506" w:author="Tristan Stark" w:date="2020-09-15T20:33:00Z">
        <w:r>
          <w:t>To build and run the simulator</w:t>
        </w:r>
      </w:ins>
      <w:ins w:id="3507" w:author="Tristan Stark" w:date="2020-09-15T20:36:00Z">
        <w:r w:rsidR="00610226">
          <w:t>:</w:t>
        </w:r>
      </w:ins>
    </w:p>
    <w:p w14:paraId="3A34E889" w14:textId="118DED16" w:rsidR="00D64712" w:rsidRDefault="00610226" w:rsidP="00610226">
      <w:pPr>
        <w:pStyle w:val="ListParagraph"/>
        <w:numPr>
          <w:ilvl w:val="0"/>
          <w:numId w:val="50"/>
        </w:numPr>
        <w:rPr>
          <w:ins w:id="3508" w:author="Tristan Stark" w:date="2020-09-15T20:36:00Z"/>
        </w:rPr>
      </w:pPr>
      <w:ins w:id="3509" w:author="Tristan Stark" w:date="2020-09-15T20:36:00Z">
        <w:r>
          <w:t>O</w:t>
        </w:r>
      </w:ins>
      <w:ins w:id="3510" w:author="Tristan Stark" w:date="2020-09-15T20:33:00Z">
        <w:r w:rsidR="00D64712">
          <w:t>pen the solution in Visual Studio</w:t>
        </w:r>
      </w:ins>
      <w:ins w:id="3511" w:author="Tristan Stark" w:date="2020-09-15T20:35:00Z">
        <w:del w:id="3512" w:author="David Taylor" w:date="2020-09-16T09:56:00Z">
          <w:r w:rsidDel="00261C32">
            <w:delText>,</w:delText>
          </w:r>
        </w:del>
        <w:r>
          <w:t xml:space="preserve"> and select Buil</w:t>
        </w:r>
      </w:ins>
      <w:ins w:id="3513" w:author="Tristan Stark" w:date="2020-09-15T20:36:00Z">
        <w:r>
          <w:t xml:space="preserve">d Solution from the Build menu. </w:t>
        </w:r>
      </w:ins>
      <w:ins w:id="3514" w:author="David Taylor" w:date="2020-09-16T09:56:00Z">
        <w:r w:rsidR="00261C32">
          <w:br/>
        </w:r>
      </w:ins>
    </w:p>
    <w:p w14:paraId="7C378627" w14:textId="0CCD2882" w:rsidR="00610226" w:rsidRDefault="00610226" w:rsidP="00610226">
      <w:pPr>
        <w:pStyle w:val="ListParagraph"/>
        <w:numPr>
          <w:ilvl w:val="0"/>
          <w:numId w:val="50"/>
        </w:numPr>
        <w:rPr>
          <w:ins w:id="3515" w:author="Tristan Stark" w:date="2020-09-15T20:42:00Z"/>
        </w:rPr>
      </w:pPr>
      <w:ins w:id="3516" w:author="Tristan Stark" w:date="2020-09-15T20:41:00Z">
        <w:r>
          <w:t>Run the solution:</w:t>
        </w:r>
      </w:ins>
      <w:ins w:id="3517" w:author="Tristan Stark" w:date="2020-09-15T20:42:00Z">
        <w:r w:rsidRPr="00610226">
          <w:rPr>
            <w:noProof/>
          </w:rPr>
          <w:t xml:space="preserve"> </w:t>
        </w:r>
        <w:r>
          <w:rPr>
            <w:noProof/>
          </w:rPr>
          <w:drawing>
            <wp:inline distT="0" distB="0" distL="0" distR="0" wp14:anchorId="42707B6B" wp14:editId="333BAE8A">
              <wp:extent cx="5486400" cy="332803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3328035"/>
                      </a:xfrm>
                      <a:prstGeom prst="rect">
                        <a:avLst/>
                      </a:prstGeom>
                    </pic:spPr>
                  </pic:pic>
                </a:graphicData>
              </a:graphic>
            </wp:inline>
          </w:drawing>
        </w:r>
      </w:ins>
      <w:ins w:id="3518" w:author="David Taylor" w:date="2020-09-16T09:56:00Z">
        <w:r w:rsidR="00261C32">
          <w:rPr>
            <w:noProof/>
          </w:rPr>
          <w:br/>
        </w:r>
      </w:ins>
    </w:p>
    <w:p w14:paraId="0AECD472" w14:textId="62B9BF3C" w:rsidR="00610226" w:rsidRDefault="00610226" w:rsidP="00610226">
      <w:pPr>
        <w:pStyle w:val="ListParagraph"/>
        <w:numPr>
          <w:ilvl w:val="0"/>
          <w:numId w:val="50"/>
        </w:numPr>
        <w:rPr>
          <w:ins w:id="3519" w:author="Tristan Stark" w:date="2020-09-15T20:50:00Z"/>
        </w:rPr>
      </w:pPr>
      <w:ins w:id="3520" w:author="Tristan Stark" w:date="2020-09-15T20:42:00Z">
        <w:r>
          <w:rPr>
            <w:noProof/>
          </w:rPr>
          <w:t xml:space="preserve">Ensure </w:t>
        </w:r>
      </w:ins>
      <w:ins w:id="3521" w:author="Tristan Stark" w:date="2020-09-15T20:43:00Z">
        <w:r>
          <w:rPr>
            <w:noProof/>
          </w:rPr>
          <w:t xml:space="preserve">the URL and port number are correct. The Level Sensor Access and Pump Controller Access codes can be </w:t>
        </w:r>
      </w:ins>
      <w:ins w:id="3522" w:author="David Taylor" w:date="2020-09-16T09:57:00Z">
        <w:r w:rsidR="00261C32">
          <w:rPr>
            <w:noProof/>
          </w:rPr>
          <w:t>copied to the clipboard from the Thingsboard device details page and pasted into the fields here. Changes to these fields are save</w:t>
        </w:r>
      </w:ins>
      <w:ins w:id="3523" w:author="David Taylor" w:date="2020-09-16T09:58:00Z">
        <w:r w:rsidR="00261C32">
          <w:rPr>
            <w:noProof/>
          </w:rPr>
          <w:t>d automatically.</w:t>
        </w:r>
        <w:r w:rsidR="00261C32">
          <w:rPr>
            <w:noProof/>
          </w:rPr>
          <w:br/>
        </w:r>
      </w:ins>
      <w:ins w:id="3524" w:author="Tristan Stark" w:date="2020-09-15T20:43:00Z">
        <w:del w:id="3525" w:author="David Taylor" w:date="2020-09-16T09:58:00Z">
          <w:r w:rsidDel="00261C32">
            <w:rPr>
              <w:noProof/>
            </w:rPr>
            <w:delText xml:space="preserve">configured in </w:delText>
          </w:r>
        </w:del>
      </w:ins>
      <w:ins w:id="3526" w:author="Tristan Stark" w:date="2020-09-15T20:46:00Z">
        <w:del w:id="3527" w:author="David Taylor" w:date="2020-09-16T09:58:00Z">
          <w:r w:rsidDel="00261C32">
            <w:rPr>
              <w:noProof/>
            </w:rPr>
            <w:delText>App.config,</w:delText>
          </w:r>
        </w:del>
      </w:ins>
      <w:ins w:id="3528" w:author="Tristan Stark" w:date="2020-09-15T20:47:00Z">
        <w:del w:id="3529" w:author="David Taylor" w:date="2020-09-16T09:58:00Z">
          <w:r w:rsidDel="00261C32">
            <w:rPr>
              <w:noProof/>
            </w:rPr>
            <w:delText xml:space="preserve"> and gleaned from </w:delText>
          </w:r>
          <w:r w:rsidR="008E4F42" w:rsidDel="00261C32">
            <w:rPr>
              <w:noProof/>
            </w:rPr>
            <w:delText>ThingsBoard where necessary.</w:delText>
          </w:r>
        </w:del>
      </w:ins>
      <w:ins w:id="3530" w:author="Tristan Stark" w:date="2020-09-15T20:50:00Z">
        <w:r w:rsidR="008E4F42">
          <w:rPr>
            <w:noProof/>
          </w:rPr>
          <w:br/>
          <w:t>By default, the devices controlled by the Pump Simulator are:</w:t>
        </w:r>
      </w:ins>
    </w:p>
    <w:p w14:paraId="6526E629" w14:textId="3796EEC5" w:rsidR="008E4F42" w:rsidRDefault="008E4F42" w:rsidP="008E4F42">
      <w:pPr>
        <w:pStyle w:val="ListParagraph"/>
        <w:numPr>
          <w:ilvl w:val="1"/>
          <w:numId w:val="50"/>
        </w:numPr>
        <w:rPr>
          <w:ins w:id="3531" w:author="Tristan Stark" w:date="2020-09-15T20:51:00Z"/>
        </w:rPr>
      </w:pPr>
      <w:ins w:id="3532" w:author="Tristan Stark" w:date="2020-09-15T20:51:00Z">
        <w:r w:rsidRPr="008E4F42">
          <w:t>PUMPCTRL-WIFI</w:t>
        </w:r>
        <w:r>
          <w:t xml:space="preserve"> (Pump Controller)</w:t>
        </w:r>
      </w:ins>
    </w:p>
    <w:p w14:paraId="1C9160E8" w14:textId="0AEA5E4E" w:rsidR="008E4F42" w:rsidRDefault="008E4F42" w:rsidP="008E4F42">
      <w:pPr>
        <w:pStyle w:val="ListParagraph"/>
        <w:numPr>
          <w:ilvl w:val="1"/>
          <w:numId w:val="50"/>
        </w:numPr>
        <w:rPr>
          <w:ins w:id="3533" w:author="Tristan Stark" w:date="2020-09-15T20:52:00Z"/>
        </w:rPr>
      </w:pPr>
      <w:ins w:id="3534" w:author="Tristan Stark" w:date="2020-09-15T20:52:00Z">
        <w:r w:rsidRPr="008E4F42">
          <w:t>DUMMY LEVEL SENSOR</w:t>
        </w:r>
        <w:r>
          <w:t xml:space="preserve"> (Level Sensor)</w:t>
        </w:r>
      </w:ins>
      <w:ins w:id="3535" w:author="David Taylor" w:date="2020-09-16T09:58:00Z">
        <w:r w:rsidR="00261C32">
          <w:br/>
        </w:r>
      </w:ins>
    </w:p>
    <w:p w14:paraId="5B7AAB7A" w14:textId="16B5E392" w:rsidR="008E4F42" w:rsidRDefault="008E4F42" w:rsidP="008E4F42">
      <w:pPr>
        <w:pStyle w:val="ListParagraph"/>
        <w:rPr>
          <w:ins w:id="3536" w:author="Tristan Stark" w:date="2020-09-15T20:53:00Z"/>
        </w:rPr>
      </w:pPr>
      <w:ins w:id="3537" w:author="Tristan Stark" w:date="2020-09-15T20:52:00Z">
        <w:r>
          <w:t xml:space="preserve">These devices are configured via the instructions in Section </w:t>
        </w:r>
        <w:del w:id="3538" w:author="Tristan" w:date="2020-09-17T10:18:00Z">
          <w:r w:rsidDel="00DE721A">
            <w:delText>6</w:delText>
          </w:r>
        </w:del>
      </w:ins>
      <w:ins w:id="3539" w:author="Tristan" w:date="2020-09-17T10:18:00Z">
        <w:r w:rsidR="00DE721A">
          <w:fldChar w:fldCharType="begin"/>
        </w:r>
        <w:r w:rsidR="00DE721A">
          <w:instrText xml:space="preserve"> REF _Ref51230172 \r \h </w:instrText>
        </w:r>
      </w:ins>
      <w:r w:rsidR="00DE721A">
        <w:fldChar w:fldCharType="separate"/>
      </w:r>
      <w:ins w:id="3540" w:author="David Taylor" w:date="2020-10-09T09:51:00Z">
        <w:r w:rsidR="007E6AEE">
          <w:t>5</w:t>
        </w:r>
      </w:ins>
      <w:ins w:id="3541" w:author="Tristan" w:date="2020-09-17T10:18:00Z">
        <w:r w:rsidR="00DE721A">
          <w:fldChar w:fldCharType="end"/>
        </w:r>
      </w:ins>
      <w:ins w:id="3542" w:author="Tristan Stark" w:date="2020-09-15T20:52:00Z">
        <w:r>
          <w:t xml:space="preserve"> of this </w:t>
        </w:r>
        <w:proofErr w:type="gramStart"/>
        <w:r>
          <w:t>manual, and</w:t>
        </w:r>
        <w:proofErr w:type="gramEnd"/>
        <w:r>
          <w:t xml:space="preserve"> can be updated </w:t>
        </w:r>
      </w:ins>
      <w:ins w:id="3543" w:author="Tristan Stark" w:date="2020-09-15T20:53:00Z">
        <w:r>
          <w:t>as required by an experienced DPI operator.</w:t>
        </w:r>
      </w:ins>
    </w:p>
    <w:p w14:paraId="6BB87C6A" w14:textId="1F89E100" w:rsidR="008E4F42" w:rsidRDefault="008E4F42" w:rsidP="008E4F42">
      <w:pPr>
        <w:pStyle w:val="ListParagraph"/>
        <w:rPr>
          <w:ins w:id="3544" w:author="Tristan Stark" w:date="2020-09-15T20:53:00Z"/>
        </w:rPr>
      </w:pPr>
    </w:p>
    <w:p w14:paraId="0C89009A" w14:textId="144F5A74" w:rsidR="00610226" w:rsidRDefault="008E4F42" w:rsidP="00D64712">
      <w:pPr>
        <w:rPr>
          <w:ins w:id="3545" w:author="Tristan Stark" w:date="2020-09-15T21:18:00Z"/>
        </w:rPr>
      </w:pPr>
      <w:ins w:id="3546" w:author="Tristan Stark" w:date="2020-09-15T20:53:00Z">
        <w:r>
          <w:lastRenderedPageBreak/>
          <w:t xml:space="preserve">As the Pump Simulator emulates existing DPI hardware, its operations are not in the scope of this </w:t>
        </w:r>
      </w:ins>
      <w:ins w:id="3547" w:author="Tristan Stark" w:date="2020-09-15T20:54:00Z">
        <w:r>
          <w:t>document, however further instructions are available by contacting the I.T. Crowd if required.</w:t>
        </w:r>
      </w:ins>
    </w:p>
    <w:p w14:paraId="434DCBD0" w14:textId="77777777" w:rsidR="00C2767B" w:rsidRPr="00D64712" w:rsidRDefault="00C2767B">
      <w:pPr>
        <w:rPr>
          <w:rPrChange w:id="3548" w:author="Tristan Stark" w:date="2020-09-15T20:30:00Z">
            <w:rPr>
              <w:rFonts w:cstheme="majorHAnsi"/>
              <w:color w:val="000000"/>
            </w:rPr>
          </w:rPrChange>
        </w:rPr>
        <w:pPrChange w:id="3549" w:author="Tristan Stark" w:date="2020-09-15T20:30:00Z">
          <w:pPr>
            <w:pStyle w:val="Heading1"/>
          </w:pPr>
        </w:pPrChange>
      </w:pPr>
    </w:p>
    <w:p w14:paraId="56875137" w14:textId="0B513098" w:rsidR="000C3FED" w:rsidRPr="00324902" w:rsidDel="003C5825" w:rsidRDefault="00460F80" w:rsidP="000C3FED">
      <w:pPr>
        <w:pStyle w:val="Heading2"/>
        <w:rPr>
          <w:del w:id="3550" w:author="Tristan Stark" w:date="2020-09-15T21:03:00Z"/>
          <w:rFonts w:cstheme="majorHAnsi"/>
          <w:color w:val="000000"/>
        </w:rPr>
      </w:pPr>
      <w:del w:id="3551" w:author="Tristan Stark" w:date="2020-09-15T21:03:00Z">
        <w:r w:rsidRPr="00324902" w:rsidDel="003C5825">
          <w:rPr>
            <w:rFonts w:cstheme="majorHAnsi"/>
            <w:color w:val="000000"/>
          </w:rPr>
          <w:delText xml:space="preserve"> </w:delText>
        </w:r>
        <w:r w:rsidR="000C3FED" w:rsidRPr="00324902" w:rsidDel="003C5825">
          <w:rPr>
            <w:rFonts w:cstheme="majorHAnsi"/>
            <w:color w:val="000000"/>
          </w:rPr>
          <w:delText>[How to Maintain the Product]</w:delText>
        </w:r>
        <w:bookmarkStart w:id="3552" w:name="_Toc51142959"/>
        <w:bookmarkStart w:id="3553" w:name="_Toc51225594"/>
        <w:bookmarkStart w:id="3554" w:name="_Toc51226101"/>
        <w:bookmarkStart w:id="3555" w:name="_Toc51226415"/>
        <w:bookmarkStart w:id="3556" w:name="_Toc51228415"/>
        <w:bookmarkStart w:id="3557" w:name="_Toc51228922"/>
        <w:bookmarkStart w:id="3558" w:name="_Toc51229210"/>
        <w:bookmarkStart w:id="3559" w:name="_Toc51230367"/>
        <w:bookmarkStart w:id="3560" w:name="_Toc51230655"/>
        <w:bookmarkEnd w:id="3552"/>
        <w:bookmarkEnd w:id="3553"/>
        <w:bookmarkEnd w:id="3554"/>
        <w:bookmarkEnd w:id="3555"/>
        <w:bookmarkEnd w:id="3556"/>
        <w:bookmarkEnd w:id="3557"/>
        <w:bookmarkEnd w:id="3558"/>
        <w:bookmarkEnd w:id="3559"/>
        <w:bookmarkEnd w:id="3560"/>
      </w:del>
    </w:p>
    <w:p w14:paraId="30F0B139" w14:textId="4E2ED25C" w:rsidR="000C3FED" w:rsidDel="003C5825" w:rsidRDefault="000C3FED" w:rsidP="000C3FED">
      <w:pPr>
        <w:pStyle w:val="Heading3"/>
        <w:rPr>
          <w:del w:id="3561" w:author="Tristan Stark" w:date="2020-09-15T21:03:00Z"/>
          <w:rFonts w:cstheme="majorHAnsi"/>
          <w:color w:val="000000"/>
        </w:rPr>
      </w:pPr>
      <w:del w:id="3562" w:author="Tristan Stark" w:date="2020-09-15T21:03:00Z">
        <w:r w:rsidRPr="00324902" w:rsidDel="003C5825">
          <w:rPr>
            <w:rFonts w:cstheme="majorHAnsi"/>
            <w:color w:val="000000"/>
          </w:rPr>
          <w:delText xml:space="preserve">[Product maintenance by non-skilled persons]  </w:delText>
        </w:r>
        <w:bookmarkStart w:id="3563" w:name="_Toc51142960"/>
        <w:bookmarkStart w:id="3564" w:name="_Toc51225595"/>
        <w:bookmarkStart w:id="3565" w:name="_Toc51226102"/>
        <w:bookmarkStart w:id="3566" w:name="_Toc51226416"/>
        <w:bookmarkStart w:id="3567" w:name="_Toc51228416"/>
        <w:bookmarkStart w:id="3568" w:name="_Toc51228923"/>
        <w:bookmarkStart w:id="3569" w:name="_Toc51229211"/>
        <w:bookmarkStart w:id="3570" w:name="_Toc51230368"/>
        <w:bookmarkStart w:id="3571" w:name="_Toc51230656"/>
        <w:bookmarkEnd w:id="3563"/>
        <w:bookmarkEnd w:id="3564"/>
        <w:bookmarkEnd w:id="3565"/>
        <w:bookmarkEnd w:id="3566"/>
        <w:bookmarkEnd w:id="3567"/>
        <w:bookmarkEnd w:id="3568"/>
        <w:bookmarkEnd w:id="3569"/>
        <w:bookmarkEnd w:id="3570"/>
        <w:bookmarkEnd w:id="3571"/>
      </w:del>
    </w:p>
    <w:p w14:paraId="63CD7F14" w14:textId="0A724D20" w:rsidR="00460F80" w:rsidRPr="00460F80" w:rsidDel="003C5825" w:rsidRDefault="00460F80" w:rsidP="00460F80">
      <w:pPr>
        <w:rPr>
          <w:del w:id="3572" w:author="Tristan Stark" w:date="2020-09-15T21:03:00Z"/>
        </w:rPr>
      </w:pPr>
      <w:del w:id="3573" w:author="Tristan Stark" w:date="2020-09-15T21:03:00Z">
        <w:r w:rsidDel="003C5825">
          <w:delText>Should we have anything in here?</w:delText>
        </w:r>
        <w:bookmarkStart w:id="3574" w:name="_Toc51142961"/>
        <w:bookmarkStart w:id="3575" w:name="_Toc51225596"/>
        <w:bookmarkStart w:id="3576" w:name="_Toc51226103"/>
        <w:bookmarkStart w:id="3577" w:name="_Toc51226417"/>
        <w:bookmarkStart w:id="3578" w:name="_Toc51228417"/>
        <w:bookmarkStart w:id="3579" w:name="_Toc51228924"/>
        <w:bookmarkStart w:id="3580" w:name="_Toc51229212"/>
        <w:bookmarkStart w:id="3581" w:name="_Toc51230369"/>
        <w:bookmarkStart w:id="3582" w:name="_Toc51230657"/>
        <w:bookmarkEnd w:id="3574"/>
        <w:bookmarkEnd w:id="3575"/>
        <w:bookmarkEnd w:id="3576"/>
        <w:bookmarkEnd w:id="3577"/>
        <w:bookmarkEnd w:id="3578"/>
        <w:bookmarkEnd w:id="3579"/>
        <w:bookmarkEnd w:id="3580"/>
        <w:bookmarkEnd w:id="3581"/>
        <w:bookmarkEnd w:id="3582"/>
      </w:del>
    </w:p>
    <w:p w14:paraId="1CCBB6A5" w14:textId="252A5C51" w:rsidR="000C3FED" w:rsidRPr="00324902" w:rsidDel="003C5825" w:rsidRDefault="000C3FED" w:rsidP="000C3FED">
      <w:pPr>
        <w:pStyle w:val="Heading3"/>
        <w:rPr>
          <w:del w:id="3583" w:author="Tristan Stark" w:date="2020-09-15T21:03:00Z"/>
          <w:rFonts w:cstheme="majorHAnsi"/>
          <w:color w:val="000000"/>
        </w:rPr>
      </w:pPr>
      <w:del w:id="3584" w:author="Tristan Stark" w:date="2020-09-15T21:03:00Z">
        <w:r w:rsidRPr="00324902" w:rsidDel="003C5825">
          <w:rPr>
            <w:rFonts w:cstheme="majorHAnsi"/>
            <w:color w:val="000000"/>
          </w:rPr>
          <w:delText xml:space="preserve">[Product maintenance by skilled persons]  </w:delText>
        </w:r>
        <w:bookmarkStart w:id="3585" w:name="_Toc51142962"/>
        <w:bookmarkStart w:id="3586" w:name="_Toc51225597"/>
        <w:bookmarkStart w:id="3587" w:name="_Toc51226104"/>
        <w:bookmarkStart w:id="3588" w:name="_Toc51226418"/>
        <w:bookmarkStart w:id="3589" w:name="_Toc51228418"/>
        <w:bookmarkStart w:id="3590" w:name="_Toc51228925"/>
        <w:bookmarkStart w:id="3591" w:name="_Toc51229213"/>
        <w:bookmarkStart w:id="3592" w:name="_Toc51230370"/>
        <w:bookmarkStart w:id="3593" w:name="_Toc51230658"/>
        <w:bookmarkEnd w:id="3585"/>
        <w:bookmarkEnd w:id="3586"/>
        <w:bookmarkEnd w:id="3587"/>
        <w:bookmarkEnd w:id="3588"/>
        <w:bookmarkEnd w:id="3589"/>
        <w:bookmarkEnd w:id="3590"/>
        <w:bookmarkEnd w:id="3591"/>
        <w:bookmarkEnd w:id="3592"/>
        <w:bookmarkEnd w:id="3593"/>
      </w:del>
    </w:p>
    <w:p w14:paraId="3002F58C" w14:textId="407CCC29" w:rsidR="00460F80" w:rsidDel="003C5825" w:rsidRDefault="00460F80" w:rsidP="00460F80">
      <w:pPr>
        <w:pStyle w:val="Heading4"/>
        <w:rPr>
          <w:del w:id="3594" w:author="Tristan Stark" w:date="2020-09-15T21:03:00Z"/>
        </w:rPr>
      </w:pPr>
      <w:del w:id="3595" w:author="Tristan Stark" w:date="2020-09-15T21:03:00Z">
        <w:r w:rsidDel="003C5825">
          <w:delText>Updating Rules Logic</w:delText>
        </w:r>
        <w:bookmarkStart w:id="3596" w:name="_Toc51142963"/>
        <w:bookmarkStart w:id="3597" w:name="_Toc51225598"/>
        <w:bookmarkStart w:id="3598" w:name="_Toc51226105"/>
        <w:bookmarkStart w:id="3599" w:name="_Toc51226419"/>
        <w:bookmarkStart w:id="3600" w:name="_Toc51228419"/>
        <w:bookmarkStart w:id="3601" w:name="_Toc51228926"/>
        <w:bookmarkStart w:id="3602" w:name="_Toc51229214"/>
        <w:bookmarkStart w:id="3603" w:name="_Toc51230371"/>
        <w:bookmarkStart w:id="3604" w:name="_Toc51230659"/>
        <w:bookmarkEnd w:id="3596"/>
        <w:bookmarkEnd w:id="3597"/>
        <w:bookmarkEnd w:id="3598"/>
        <w:bookmarkEnd w:id="3599"/>
        <w:bookmarkEnd w:id="3600"/>
        <w:bookmarkEnd w:id="3601"/>
        <w:bookmarkEnd w:id="3602"/>
        <w:bookmarkEnd w:id="3603"/>
        <w:bookmarkEnd w:id="3604"/>
      </w:del>
    </w:p>
    <w:p w14:paraId="7900DD49" w14:textId="3B24D26D" w:rsidR="00460F80" w:rsidDel="003C5825" w:rsidRDefault="00460F80" w:rsidP="00460F80">
      <w:pPr>
        <w:pStyle w:val="Heading4"/>
        <w:rPr>
          <w:del w:id="3605" w:author="Tristan Stark" w:date="2020-09-15T21:03:00Z"/>
        </w:rPr>
      </w:pPr>
      <w:del w:id="3606" w:author="Tristan Stark" w:date="2020-09-15T21:03:00Z">
        <w:r w:rsidDel="003C5825">
          <w:delText>Updating Dashboard</w:delText>
        </w:r>
        <w:bookmarkStart w:id="3607" w:name="_Toc51142964"/>
        <w:bookmarkStart w:id="3608" w:name="_Toc51225599"/>
        <w:bookmarkStart w:id="3609" w:name="_Toc51226106"/>
        <w:bookmarkStart w:id="3610" w:name="_Toc51226420"/>
        <w:bookmarkStart w:id="3611" w:name="_Toc51228420"/>
        <w:bookmarkStart w:id="3612" w:name="_Toc51228927"/>
        <w:bookmarkStart w:id="3613" w:name="_Toc51229215"/>
        <w:bookmarkStart w:id="3614" w:name="_Toc51230372"/>
        <w:bookmarkStart w:id="3615" w:name="_Toc51230660"/>
        <w:bookmarkEnd w:id="3607"/>
        <w:bookmarkEnd w:id="3608"/>
        <w:bookmarkEnd w:id="3609"/>
        <w:bookmarkEnd w:id="3610"/>
        <w:bookmarkEnd w:id="3611"/>
        <w:bookmarkEnd w:id="3612"/>
        <w:bookmarkEnd w:id="3613"/>
        <w:bookmarkEnd w:id="3614"/>
        <w:bookmarkEnd w:id="3615"/>
      </w:del>
    </w:p>
    <w:p w14:paraId="6D2ACD30" w14:textId="16CFAD6C" w:rsidR="00460F80" w:rsidRPr="00460F80" w:rsidDel="003C5825" w:rsidRDefault="00460F80" w:rsidP="00460F80">
      <w:pPr>
        <w:pStyle w:val="Heading4"/>
        <w:rPr>
          <w:del w:id="3616" w:author="Tristan Stark" w:date="2020-09-15T21:03:00Z"/>
        </w:rPr>
      </w:pPr>
      <w:del w:id="3617" w:author="Tristan Stark" w:date="2020-09-15T21:03:00Z">
        <w:r w:rsidDel="003C5825">
          <w:delText>Adding/Replacing Pump Controller Hardware</w:delText>
        </w:r>
        <w:bookmarkStart w:id="3618" w:name="_Toc51142965"/>
        <w:bookmarkStart w:id="3619" w:name="_Toc51225600"/>
        <w:bookmarkStart w:id="3620" w:name="_Toc51226107"/>
        <w:bookmarkStart w:id="3621" w:name="_Toc51226421"/>
        <w:bookmarkStart w:id="3622" w:name="_Toc51228421"/>
        <w:bookmarkStart w:id="3623" w:name="_Toc51228928"/>
        <w:bookmarkStart w:id="3624" w:name="_Toc51229216"/>
        <w:bookmarkStart w:id="3625" w:name="_Toc51230373"/>
        <w:bookmarkStart w:id="3626" w:name="_Toc51230661"/>
        <w:bookmarkEnd w:id="3618"/>
        <w:bookmarkEnd w:id="3619"/>
        <w:bookmarkEnd w:id="3620"/>
        <w:bookmarkEnd w:id="3621"/>
        <w:bookmarkEnd w:id="3622"/>
        <w:bookmarkEnd w:id="3623"/>
        <w:bookmarkEnd w:id="3624"/>
        <w:bookmarkEnd w:id="3625"/>
        <w:bookmarkEnd w:id="3626"/>
      </w:del>
    </w:p>
    <w:p w14:paraId="5446AC6D" w14:textId="0F24CDD5" w:rsidR="00A367FE" w:rsidRPr="00460F80" w:rsidDel="003C5825" w:rsidRDefault="00A367FE" w:rsidP="00460F80">
      <w:pPr>
        <w:pStyle w:val="Heading4"/>
        <w:rPr>
          <w:del w:id="3627" w:author="Tristan Stark" w:date="2020-09-15T21:03:00Z"/>
        </w:rPr>
      </w:pPr>
      <w:del w:id="3628" w:author="Tristan Stark" w:date="2020-09-15T21:03:00Z">
        <w:r w:rsidRPr="00460F80" w:rsidDel="003C5825">
          <w:rPr>
            <w:rFonts w:cstheme="majorHAnsi"/>
            <w:color w:val="000000"/>
          </w:rPr>
          <w:br w:type="page"/>
        </w:r>
      </w:del>
    </w:p>
    <w:p w14:paraId="42D03134" w14:textId="34EDA0DE" w:rsidR="000C3FED" w:rsidRPr="00324902" w:rsidDel="003C5825" w:rsidRDefault="000C3FED" w:rsidP="000C3FED">
      <w:pPr>
        <w:pStyle w:val="Heading1"/>
        <w:rPr>
          <w:del w:id="3629" w:author="Tristan Stark" w:date="2020-09-15T21:03:00Z"/>
          <w:rFonts w:cstheme="majorHAnsi"/>
          <w:color w:val="000000"/>
        </w:rPr>
      </w:pPr>
      <w:del w:id="3630" w:author="Tristan Stark" w:date="2020-09-15T21:03:00Z">
        <w:r w:rsidRPr="00324902" w:rsidDel="003C5825">
          <w:rPr>
            <w:rFonts w:cstheme="majorHAnsi"/>
            <w:color w:val="000000"/>
          </w:rPr>
          <w:delText>[TROUBLESHOOTING AND REPAIR]</w:delText>
        </w:r>
        <w:bookmarkStart w:id="3631" w:name="_Toc51142966"/>
        <w:bookmarkStart w:id="3632" w:name="_Toc51225601"/>
        <w:bookmarkStart w:id="3633" w:name="_Toc51226108"/>
        <w:bookmarkStart w:id="3634" w:name="_Toc51226422"/>
        <w:bookmarkStart w:id="3635" w:name="_Toc51228422"/>
        <w:bookmarkStart w:id="3636" w:name="_Toc51228929"/>
        <w:bookmarkStart w:id="3637" w:name="_Toc51229217"/>
        <w:bookmarkStart w:id="3638" w:name="_Toc51230374"/>
        <w:bookmarkStart w:id="3639" w:name="_Toc51230662"/>
        <w:bookmarkEnd w:id="3631"/>
        <w:bookmarkEnd w:id="3632"/>
        <w:bookmarkEnd w:id="3633"/>
        <w:bookmarkEnd w:id="3634"/>
        <w:bookmarkEnd w:id="3635"/>
        <w:bookmarkEnd w:id="3636"/>
        <w:bookmarkEnd w:id="3637"/>
        <w:bookmarkEnd w:id="3638"/>
        <w:bookmarkEnd w:id="3639"/>
      </w:del>
    </w:p>
    <w:p w14:paraId="47FC66B7" w14:textId="07E57D52" w:rsidR="000C3FED" w:rsidRPr="00324902" w:rsidDel="003C5825" w:rsidRDefault="000C3FED" w:rsidP="000A3EEA">
      <w:pPr>
        <w:pStyle w:val="Heading2"/>
        <w:rPr>
          <w:del w:id="3640" w:author="Tristan Stark" w:date="2020-09-15T21:03:00Z"/>
        </w:rPr>
      </w:pPr>
      <w:del w:id="3641" w:author="Tristan Stark" w:date="2020-09-15T21:03:00Z">
        <w:r w:rsidRPr="00324902" w:rsidDel="003C5825">
          <w:delText>[How to Identify and Solve Problems]</w:delText>
        </w:r>
        <w:bookmarkStart w:id="3642" w:name="_Toc51142967"/>
        <w:bookmarkStart w:id="3643" w:name="_Toc51225602"/>
        <w:bookmarkStart w:id="3644" w:name="_Toc51226109"/>
        <w:bookmarkStart w:id="3645" w:name="_Toc51226423"/>
        <w:bookmarkStart w:id="3646" w:name="_Toc51228423"/>
        <w:bookmarkStart w:id="3647" w:name="_Toc51228930"/>
        <w:bookmarkStart w:id="3648" w:name="_Toc51229218"/>
        <w:bookmarkStart w:id="3649" w:name="_Toc51230375"/>
        <w:bookmarkStart w:id="3650" w:name="_Toc51230663"/>
        <w:bookmarkEnd w:id="3642"/>
        <w:bookmarkEnd w:id="3643"/>
        <w:bookmarkEnd w:id="3644"/>
        <w:bookmarkEnd w:id="3645"/>
        <w:bookmarkEnd w:id="3646"/>
        <w:bookmarkEnd w:id="3647"/>
        <w:bookmarkEnd w:id="3648"/>
        <w:bookmarkEnd w:id="3649"/>
        <w:bookmarkEnd w:id="3650"/>
      </w:del>
    </w:p>
    <w:p w14:paraId="51AF17F8" w14:textId="55A11789" w:rsidR="00506757" w:rsidRPr="00324902" w:rsidDel="003C5825" w:rsidRDefault="000C3FED" w:rsidP="00506757">
      <w:pPr>
        <w:pStyle w:val="Heading3"/>
        <w:rPr>
          <w:del w:id="3651" w:author="Tristan Stark" w:date="2020-09-15T21:03:00Z"/>
          <w:rFonts w:cstheme="majorHAnsi"/>
          <w:color w:val="000000"/>
        </w:rPr>
      </w:pPr>
      <w:del w:id="3652" w:author="Tristan Stark" w:date="2020-09-15T21:03:00Z">
        <w:r w:rsidRPr="00324902" w:rsidDel="003C5825">
          <w:rPr>
            <w:rFonts w:cstheme="majorHAnsi"/>
            <w:color w:val="000000"/>
          </w:rPr>
          <w:delText>[Troubleshooting and repair by non-skilled persons]</w:delText>
        </w:r>
        <w:bookmarkStart w:id="3653" w:name="_Toc51142968"/>
        <w:bookmarkStart w:id="3654" w:name="_Toc51225603"/>
        <w:bookmarkStart w:id="3655" w:name="_Toc51226110"/>
        <w:bookmarkStart w:id="3656" w:name="_Toc51226424"/>
        <w:bookmarkStart w:id="3657" w:name="_Toc51228424"/>
        <w:bookmarkStart w:id="3658" w:name="_Toc51228931"/>
        <w:bookmarkStart w:id="3659" w:name="_Toc51229219"/>
        <w:bookmarkStart w:id="3660" w:name="_Toc51230376"/>
        <w:bookmarkStart w:id="3661" w:name="_Toc51230664"/>
        <w:bookmarkEnd w:id="3653"/>
        <w:bookmarkEnd w:id="3654"/>
        <w:bookmarkEnd w:id="3655"/>
        <w:bookmarkEnd w:id="3656"/>
        <w:bookmarkEnd w:id="3657"/>
        <w:bookmarkEnd w:id="3658"/>
        <w:bookmarkEnd w:id="3659"/>
        <w:bookmarkEnd w:id="3660"/>
        <w:bookmarkEnd w:id="3661"/>
      </w:del>
    </w:p>
    <w:p w14:paraId="45BE7438" w14:textId="355A1348" w:rsidR="002F68B4" w:rsidRPr="00324902" w:rsidDel="003C5825" w:rsidRDefault="002F68B4" w:rsidP="002F68B4">
      <w:pPr>
        <w:pStyle w:val="Note"/>
        <w:rPr>
          <w:del w:id="3662" w:author="Tristan Stark" w:date="2020-09-15T21:03:00Z"/>
        </w:rPr>
      </w:pPr>
      <w:del w:id="3663" w:author="Tristan Stark" w:date="2020-09-15T21:03:00Z">
        <w:r w:rsidRPr="00324902" w:rsidDel="003C5825">
          <w:rPr>
            <w:b/>
          </w:rPr>
          <w:delText>WARNING:</w:delText>
        </w:r>
        <w:r w:rsidRPr="00324902" w:rsidDel="003C5825">
          <w:delText xml:space="preserve"> Lorem ipsum dolor sit amet, consectetur adipiscing elit. Etiam at porta est, et lobortis sem. Duis imperdiet in nisl sed luctus.</w:delText>
        </w:r>
        <w:bookmarkStart w:id="3664" w:name="_Toc51142969"/>
        <w:bookmarkStart w:id="3665" w:name="_Toc51225604"/>
        <w:bookmarkStart w:id="3666" w:name="_Toc51226111"/>
        <w:bookmarkStart w:id="3667" w:name="_Toc51226425"/>
        <w:bookmarkStart w:id="3668" w:name="_Toc51228425"/>
        <w:bookmarkStart w:id="3669" w:name="_Toc51228932"/>
        <w:bookmarkStart w:id="3670" w:name="_Toc51229220"/>
        <w:bookmarkStart w:id="3671" w:name="_Toc51230377"/>
        <w:bookmarkStart w:id="3672" w:name="_Toc51230665"/>
        <w:bookmarkEnd w:id="3664"/>
        <w:bookmarkEnd w:id="3665"/>
        <w:bookmarkEnd w:id="3666"/>
        <w:bookmarkEnd w:id="3667"/>
        <w:bookmarkEnd w:id="3668"/>
        <w:bookmarkEnd w:id="3669"/>
        <w:bookmarkEnd w:id="3670"/>
        <w:bookmarkEnd w:id="3671"/>
        <w:bookmarkEnd w:id="3672"/>
      </w:del>
    </w:p>
    <w:tbl>
      <w:tblPr>
        <w:tblStyle w:val="Table"/>
        <w:tblW w:w="0" w:type="auto"/>
        <w:tblLook w:val="04A0" w:firstRow="1" w:lastRow="0" w:firstColumn="1" w:lastColumn="0" w:noHBand="0" w:noVBand="1"/>
      </w:tblPr>
      <w:tblGrid>
        <w:gridCol w:w="2876"/>
        <w:gridCol w:w="2877"/>
        <w:gridCol w:w="2877"/>
      </w:tblGrid>
      <w:tr w:rsidR="00506757" w:rsidRPr="00324902" w:rsidDel="003C5825" w14:paraId="79420828" w14:textId="00C3EFD0" w:rsidTr="00D75B30">
        <w:trPr>
          <w:del w:id="3673" w:author="Tristan Stark" w:date="2020-09-15T21:03:00Z"/>
        </w:trPr>
        <w:tc>
          <w:tcPr>
            <w:tcW w:w="2876" w:type="dxa"/>
          </w:tcPr>
          <w:p w14:paraId="69CB55C5" w14:textId="03BE6134" w:rsidR="00506757" w:rsidRPr="00324902" w:rsidDel="003C5825" w:rsidRDefault="00506757" w:rsidP="00D75B30">
            <w:pPr>
              <w:cnfStyle w:val="100000000000" w:firstRow="1" w:lastRow="0" w:firstColumn="0" w:lastColumn="0" w:oddVBand="0" w:evenVBand="0" w:oddHBand="0" w:evenHBand="0" w:firstRowFirstColumn="0" w:firstRowLastColumn="0" w:lastRowFirstColumn="0" w:lastRowLastColumn="0"/>
              <w:rPr>
                <w:del w:id="3674" w:author="Tristan Stark" w:date="2020-09-15T21:03:00Z"/>
              </w:rPr>
            </w:pPr>
            <w:del w:id="3675" w:author="Tristan Stark" w:date="2020-09-15T21:03:00Z">
              <w:r w:rsidRPr="00324902" w:rsidDel="003C5825">
                <w:delText xml:space="preserve">Error </w:delText>
              </w:r>
              <w:bookmarkStart w:id="3676" w:name="_Toc51142970"/>
              <w:bookmarkStart w:id="3677" w:name="_Toc51225605"/>
              <w:bookmarkStart w:id="3678" w:name="_Toc51226112"/>
              <w:bookmarkStart w:id="3679" w:name="_Toc51226426"/>
              <w:bookmarkStart w:id="3680" w:name="_Toc51228426"/>
              <w:bookmarkStart w:id="3681" w:name="_Toc51228933"/>
              <w:bookmarkStart w:id="3682" w:name="_Toc51229221"/>
              <w:bookmarkStart w:id="3683" w:name="_Toc51230378"/>
              <w:bookmarkStart w:id="3684" w:name="_Toc51230666"/>
              <w:bookmarkEnd w:id="3676"/>
              <w:bookmarkEnd w:id="3677"/>
              <w:bookmarkEnd w:id="3678"/>
              <w:bookmarkEnd w:id="3679"/>
              <w:bookmarkEnd w:id="3680"/>
              <w:bookmarkEnd w:id="3681"/>
              <w:bookmarkEnd w:id="3682"/>
              <w:bookmarkEnd w:id="3683"/>
              <w:bookmarkEnd w:id="3684"/>
            </w:del>
          </w:p>
        </w:tc>
        <w:tc>
          <w:tcPr>
            <w:tcW w:w="2877" w:type="dxa"/>
          </w:tcPr>
          <w:p w14:paraId="38A6644C" w14:textId="595AB6B1" w:rsidR="00506757" w:rsidRPr="00324902" w:rsidDel="003C5825" w:rsidRDefault="00506757" w:rsidP="00D75B30">
            <w:pPr>
              <w:cnfStyle w:val="100000000000" w:firstRow="1" w:lastRow="0" w:firstColumn="0" w:lastColumn="0" w:oddVBand="0" w:evenVBand="0" w:oddHBand="0" w:evenHBand="0" w:firstRowFirstColumn="0" w:firstRowLastColumn="0" w:lastRowFirstColumn="0" w:lastRowLastColumn="0"/>
              <w:rPr>
                <w:del w:id="3685" w:author="Tristan Stark" w:date="2020-09-15T21:03:00Z"/>
              </w:rPr>
            </w:pPr>
            <w:del w:id="3686" w:author="Tristan Stark" w:date="2020-09-15T21:03:00Z">
              <w:r w:rsidRPr="00324902" w:rsidDel="003C5825">
                <w:delText xml:space="preserve">Cause </w:delText>
              </w:r>
              <w:bookmarkStart w:id="3687" w:name="_Toc51142971"/>
              <w:bookmarkStart w:id="3688" w:name="_Toc51225606"/>
              <w:bookmarkStart w:id="3689" w:name="_Toc51226113"/>
              <w:bookmarkStart w:id="3690" w:name="_Toc51226427"/>
              <w:bookmarkStart w:id="3691" w:name="_Toc51228427"/>
              <w:bookmarkStart w:id="3692" w:name="_Toc51228934"/>
              <w:bookmarkStart w:id="3693" w:name="_Toc51229222"/>
              <w:bookmarkStart w:id="3694" w:name="_Toc51230379"/>
              <w:bookmarkStart w:id="3695" w:name="_Toc51230667"/>
              <w:bookmarkEnd w:id="3687"/>
              <w:bookmarkEnd w:id="3688"/>
              <w:bookmarkEnd w:id="3689"/>
              <w:bookmarkEnd w:id="3690"/>
              <w:bookmarkEnd w:id="3691"/>
              <w:bookmarkEnd w:id="3692"/>
              <w:bookmarkEnd w:id="3693"/>
              <w:bookmarkEnd w:id="3694"/>
              <w:bookmarkEnd w:id="3695"/>
            </w:del>
          </w:p>
        </w:tc>
        <w:tc>
          <w:tcPr>
            <w:tcW w:w="2877" w:type="dxa"/>
          </w:tcPr>
          <w:p w14:paraId="62628981" w14:textId="3A87A4A4" w:rsidR="00506757" w:rsidRPr="00324902" w:rsidDel="003C5825" w:rsidRDefault="00506757" w:rsidP="00D75B30">
            <w:pPr>
              <w:cnfStyle w:val="100000000000" w:firstRow="1" w:lastRow="0" w:firstColumn="0" w:lastColumn="0" w:oddVBand="0" w:evenVBand="0" w:oddHBand="0" w:evenHBand="0" w:firstRowFirstColumn="0" w:firstRowLastColumn="0" w:lastRowFirstColumn="0" w:lastRowLastColumn="0"/>
              <w:rPr>
                <w:del w:id="3696" w:author="Tristan Stark" w:date="2020-09-15T21:03:00Z"/>
              </w:rPr>
            </w:pPr>
            <w:del w:id="3697" w:author="Tristan Stark" w:date="2020-09-15T21:03:00Z">
              <w:r w:rsidRPr="00324902" w:rsidDel="003C5825">
                <w:delText>Solution</w:delText>
              </w:r>
              <w:bookmarkStart w:id="3698" w:name="_Toc51142972"/>
              <w:bookmarkStart w:id="3699" w:name="_Toc51225607"/>
              <w:bookmarkStart w:id="3700" w:name="_Toc51226114"/>
              <w:bookmarkStart w:id="3701" w:name="_Toc51226428"/>
              <w:bookmarkStart w:id="3702" w:name="_Toc51228428"/>
              <w:bookmarkStart w:id="3703" w:name="_Toc51228935"/>
              <w:bookmarkStart w:id="3704" w:name="_Toc51229223"/>
              <w:bookmarkStart w:id="3705" w:name="_Toc51230380"/>
              <w:bookmarkStart w:id="3706" w:name="_Toc51230668"/>
              <w:bookmarkEnd w:id="3698"/>
              <w:bookmarkEnd w:id="3699"/>
              <w:bookmarkEnd w:id="3700"/>
              <w:bookmarkEnd w:id="3701"/>
              <w:bookmarkEnd w:id="3702"/>
              <w:bookmarkEnd w:id="3703"/>
              <w:bookmarkEnd w:id="3704"/>
              <w:bookmarkEnd w:id="3705"/>
              <w:bookmarkEnd w:id="3706"/>
            </w:del>
          </w:p>
        </w:tc>
        <w:bookmarkStart w:id="3707" w:name="_Toc51142973"/>
        <w:bookmarkStart w:id="3708" w:name="_Toc51225608"/>
        <w:bookmarkStart w:id="3709" w:name="_Toc51226115"/>
        <w:bookmarkStart w:id="3710" w:name="_Toc51226429"/>
        <w:bookmarkStart w:id="3711" w:name="_Toc51228429"/>
        <w:bookmarkStart w:id="3712" w:name="_Toc51228936"/>
        <w:bookmarkStart w:id="3713" w:name="_Toc51229224"/>
        <w:bookmarkStart w:id="3714" w:name="_Toc51230381"/>
        <w:bookmarkStart w:id="3715" w:name="_Toc51230669"/>
        <w:bookmarkEnd w:id="3707"/>
        <w:bookmarkEnd w:id="3708"/>
        <w:bookmarkEnd w:id="3709"/>
        <w:bookmarkEnd w:id="3710"/>
        <w:bookmarkEnd w:id="3711"/>
        <w:bookmarkEnd w:id="3712"/>
        <w:bookmarkEnd w:id="3713"/>
        <w:bookmarkEnd w:id="3714"/>
        <w:bookmarkEnd w:id="3715"/>
      </w:tr>
      <w:tr w:rsidR="00506757" w:rsidRPr="00324902" w:rsidDel="003C5825" w14:paraId="5888A626" w14:textId="7608E1AF" w:rsidTr="00D75B30">
        <w:trPr>
          <w:del w:id="3716" w:author="Tristan Stark" w:date="2020-09-15T21:03:00Z"/>
        </w:trPr>
        <w:tc>
          <w:tcPr>
            <w:tcW w:w="2876" w:type="dxa"/>
          </w:tcPr>
          <w:p w14:paraId="753FCEC1" w14:textId="0FF77496" w:rsidR="00506757" w:rsidRPr="00324902" w:rsidDel="003C5825" w:rsidRDefault="00506757" w:rsidP="00D75B30">
            <w:pPr>
              <w:rPr>
                <w:del w:id="3717" w:author="Tristan Stark" w:date="2020-09-15T21:03:00Z"/>
              </w:rPr>
            </w:pPr>
            <w:del w:id="3718" w:author="Tristan Stark" w:date="2020-09-15T21:03:00Z">
              <w:r w:rsidRPr="00324902" w:rsidDel="003C5825">
                <w:delText>Product does not start</w:delText>
              </w:r>
              <w:bookmarkStart w:id="3719" w:name="_Toc51142974"/>
              <w:bookmarkStart w:id="3720" w:name="_Toc51225609"/>
              <w:bookmarkStart w:id="3721" w:name="_Toc51226116"/>
              <w:bookmarkStart w:id="3722" w:name="_Toc51226430"/>
              <w:bookmarkStart w:id="3723" w:name="_Toc51228430"/>
              <w:bookmarkStart w:id="3724" w:name="_Toc51228937"/>
              <w:bookmarkStart w:id="3725" w:name="_Toc51229225"/>
              <w:bookmarkStart w:id="3726" w:name="_Toc51230382"/>
              <w:bookmarkStart w:id="3727" w:name="_Toc51230670"/>
              <w:bookmarkEnd w:id="3719"/>
              <w:bookmarkEnd w:id="3720"/>
              <w:bookmarkEnd w:id="3721"/>
              <w:bookmarkEnd w:id="3722"/>
              <w:bookmarkEnd w:id="3723"/>
              <w:bookmarkEnd w:id="3724"/>
              <w:bookmarkEnd w:id="3725"/>
              <w:bookmarkEnd w:id="3726"/>
              <w:bookmarkEnd w:id="3727"/>
            </w:del>
          </w:p>
        </w:tc>
        <w:tc>
          <w:tcPr>
            <w:tcW w:w="2877" w:type="dxa"/>
          </w:tcPr>
          <w:p w14:paraId="2BEBB56E" w14:textId="0090F6B4" w:rsidR="00506757" w:rsidRPr="00324902" w:rsidDel="003C5825" w:rsidRDefault="00506757" w:rsidP="00D75B30">
            <w:pPr>
              <w:rPr>
                <w:del w:id="3728" w:author="Tristan Stark" w:date="2020-09-15T21:03:00Z"/>
              </w:rPr>
            </w:pPr>
            <w:del w:id="3729" w:author="Tristan Stark" w:date="2020-09-15T21:03:00Z">
              <w:r w:rsidRPr="00911849" w:rsidDel="003C5825">
                <w:rPr>
                  <w:b/>
                </w:rPr>
                <w:delText>Part A</w:delText>
              </w:r>
              <w:r w:rsidRPr="00324902" w:rsidDel="003C5825">
                <w:delText xml:space="preserve"> is broken</w:delText>
              </w:r>
              <w:bookmarkStart w:id="3730" w:name="_Toc51142975"/>
              <w:bookmarkStart w:id="3731" w:name="_Toc51225610"/>
              <w:bookmarkStart w:id="3732" w:name="_Toc51226117"/>
              <w:bookmarkStart w:id="3733" w:name="_Toc51226431"/>
              <w:bookmarkStart w:id="3734" w:name="_Toc51228431"/>
              <w:bookmarkStart w:id="3735" w:name="_Toc51228938"/>
              <w:bookmarkStart w:id="3736" w:name="_Toc51229226"/>
              <w:bookmarkStart w:id="3737" w:name="_Toc51230383"/>
              <w:bookmarkStart w:id="3738" w:name="_Toc51230671"/>
              <w:bookmarkEnd w:id="3730"/>
              <w:bookmarkEnd w:id="3731"/>
              <w:bookmarkEnd w:id="3732"/>
              <w:bookmarkEnd w:id="3733"/>
              <w:bookmarkEnd w:id="3734"/>
              <w:bookmarkEnd w:id="3735"/>
              <w:bookmarkEnd w:id="3736"/>
              <w:bookmarkEnd w:id="3737"/>
              <w:bookmarkEnd w:id="3738"/>
            </w:del>
          </w:p>
        </w:tc>
        <w:tc>
          <w:tcPr>
            <w:tcW w:w="2877" w:type="dxa"/>
          </w:tcPr>
          <w:p w14:paraId="0C9C056C" w14:textId="1F32AC4E" w:rsidR="00506757" w:rsidRPr="00324902" w:rsidDel="003C5825" w:rsidRDefault="00506757" w:rsidP="00D75B30">
            <w:pPr>
              <w:rPr>
                <w:del w:id="3739" w:author="Tristan Stark" w:date="2020-09-15T21:03:00Z"/>
              </w:rPr>
            </w:pPr>
            <w:del w:id="3740" w:author="Tristan Stark" w:date="2020-09-15T21:03:00Z">
              <w:r w:rsidRPr="00324902" w:rsidDel="003C5825">
                <w:delText xml:space="preserve">Replace </w:delText>
              </w:r>
              <w:r w:rsidRPr="00911849" w:rsidDel="003C5825">
                <w:rPr>
                  <w:b/>
                </w:rPr>
                <w:delText>part A</w:delText>
              </w:r>
              <w:r w:rsidRPr="00324902" w:rsidDel="003C5825">
                <w:delText xml:space="preserve">. See </w:delText>
              </w:r>
              <w:r w:rsidRPr="00911849" w:rsidDel="003C5825">
                <w:rPr>
                  <w:i/>
                </w:rPr>
                <w:delText>9.2.4.1 Replacement of Part A</w:delText>
              </w:r>
              <w:bookmarkStart w:id="3741" w:name="_Toc51142976"/>
              <w:bookmarkStart w:id="3742" w:name="_Toc51225611"/>
              <w:bookmarkStart w:id="3743" w:name="_Toc51226118"/>
              <w:bookmarkStart w:id="3744" w:name="_Toc51226432"/>
              <w:bookmarkStart w:id="3745" w:name="_Toc51228432"/>
              <w:bookmarkStart w:id="3746" w:name="_Toc51228939"/>
              <w:bookmarkStart w:id="3747" w:name="_Toc51229227"/>
              <w:bookmarkStart w:id="3748" w:name="_Toc51230384"/>
              <w:bookmarkStart w:id="3749" w:name="_Toc51230672"/>
              <w:bookmarkEnd w:id="3741"/>
              <w:bookmarkEnd w:id="3742"/>
              <w:bookmarkEnd w:id="3743"/>
              <w:bookmarkEnd w:id="3744"/>
              <w:bookmarkEnd w:id="3745"/>
              <w:bookmarkEnd w:id="3746"/>
              <w:bookmarkEnd w:id="3747"/>
              <w:bookmarkEnd w:id="3748"/>
              <w:bookmarkEnd w:id="3749"/>
            </w:del>
          </w:p>
        </w:tc>
        <w:bookmarkStart w:id="3750" w:name="_Toc51142977"/>
        <w:bookmarkStart w:id="3751" w:name="_Toc51225612"/>
        <w:bookmarkStart w:id="3752" w:name="_Toc51226119"/>
        <w:bookmarkStart w:id="3753" w:name="_Toc51226433"/>
        <w:bookmarkStart w:id="3754" w:name="_Toc51228433"/>
        <w:bookmarkStart w:id="3755" w:name="_Toc51228940"/>
        <w:bookmarkStart w:id="3756" w:name="_Toc51229228"/>
        <w:bookmarkStart w:id="3757" w:name="_Toc51230385"/>
        <w:bookmarkStart w:id="3758" w:name="_Toc51230673"/>
        <w:bookmarkEnd w:id="3750"/>
        <w:bookmarkEnd w:id="3751"/>
        <w:bookmarkEnd w:id="3752"/>
        <w:bookmarkEnd w:id="3753"/>
        <w:bookmarkEnd w:id="3754"/>
        <w:bookmarkEnd w:id="3755"/>
        <w:bookmarkEnd w:id="3756"/>
        <w:bookmarkEnd w:id="3757"/>
        <w:bookmarkEnd w:id="3758"/>
      </w:tr>
      <w:tr w:rsidR="00506757" w:rsidRPr="00324902" w:rsidDel="003C5825" w14:paraId="1A44FA93" w14:textId="1AA9DF74" w:rsidTr="00D75B30">
        <w:trPr>
          <w:del w:id="3759" w:author="Tristan Stark" w:date="2020-09-15T21:03:00Z"/>
        </w:trPr>
        <w:tc>
          <w:tcPr>
            <w:tcW w:w="2876" w:type="dxa"/>
          </w:tcPr>
          <w:p w14:paraId="0D5AD633" w14:textId="61192E87" w:rsidR="00506757" w:rsidRPr="00324902" w:rsidDel="003C5825" w:rsidRDefault="00506757" w:rsidP="00D75B30">
            <w:pPr>
              <w:rPr>
                <w:del w:id="3760" w:author="Tristan Stark" w:date="2020-09-15T21:03:00Z"/>
              </w:rPr>
            </w:pPr>
            <w:del w:id="3761" w:author="Tristan Stark" w:date="2020-09-15T21:03:00Z">
              <w:r w:rsidRPr="00324902" w:rsidDel="003C5825">
                <w:delText>…</w:delText>
              </w:r>
              <w:bookmarkStart w:id="3762" w:name="_Toc51142978"/>
              <w:bookmarkStart w:id="3763" w:name="_Toc51225613"/>
              <w:bookmarkStart w:id="3764" w:name="_Toc51226120"/>
              <w:bookmarkStart w:id="3765" w:name="_Toc51226434"/>
              <w:bookmarkStart w:id="3766" w:name="_Toc51228434"/>
              <w:bookmarkStart w:id="3767" w:name="_Toc51228941"/>
              <w:bookmarkStart w:id="3768" w:name="_Toc51229229"/>
              <w:bookmarkStart w:id="3769" w:name="_Toc51230386"/>
              <w:bookmarkStart w:id="3770" w:name="_Toc51230674"/>
              <w:bookmarkEnd w:id="3762"/>
              <w:bookmarkEnd w:id="3763"/>
              <w:bookmarkEnd w:id="3764"/>
              <w:bookmarkEnd w:id="3765"/>
              <w:bookmarkEnd w:id="3766"/>
              <w:bookmarkEnd w:id="3767"/>
              <w:bookmarkEnd w:id="3768"/>
              <w:bookmarkEnd w:id="3769"/>
              <w:bookmarkEnd w:id="3770"/>
            </w:del>
          </w:p>
        </w:tc>
        <w:tc>
          <w:tcPr>
            <w:tcW w:w="2877" w:type="dxa"/>
          </w:tcPr>
          <w:p w14:paraId="70D8268F" w14:textId="059B29A1" w:rsidR="00506757" w:rsidRPr="00324902" w:rsidDel="003C5825" w:rsidRDefault="00506757" w:rsidP="00D75B30">
            <w:pPr>
              <w:rPr>
                <w:del w:id="3771" w:author="Tristan Stark" w:date="2020-09-15T21:03:00Z"/>
              </w:rPr>
            </w:pPr>
            <w:del w:id="3772" w:author="Tristan Stark" w:date="2020-09-15T21:03:00Z">
              <w:r w:rsidRPr="00324902" w:rsidDel="003C5825">
                <w:delText>…</w:delText>
              </w:r>
              <w:bookmarkStart w:id="3773" w:name="_Toc51142979"/>
              <w:bookmarkStart w:id="3774" w:name="_Toc51225614"/>
              <w:bookmarkStart w:id="3775" w:name="_Toc51226121"/>
              <w:bookmarkStart w:id="3776" w:name="_Toc51226435"/>
              <w:bookmarkStart w:id="3777" w:name="_Toc51228435"/>
              <w:bookmarkStart w:id="3778" w:name="_Toc51228942"/>
              <w:bookmarkStart w:id="3779" w:name="_Toc51229230"/>
              <w:bookmarkStart w:id="3780" w:name="_Toc51230387"/>
              <w:bookmarkStart w:id="3781" w:name="_Toc51230675"/>
              <w:bookmarkEnd w:id="3773"/>
              <w:bookmarkEnd w:id="3774"/>
              <w:bookmarkEnd w:id="3775"/>
              <w:bookmarkEnd w:id="3776"/>
              <w:bookmarkEnd w:id="3777"/>
              <w:bookmarkEnd w:id="3778"/>
              <w:bookmarkEnd w:id="3779"/>
              <w:bookmarkEnd w:id="3780"/>
              <w:bookmarkEnd w:id="3781"/>
            </w:del>
          </w:p>
        </w:tc>
        <w:tc>
          <w:tcPr>
            <w:tcW w:w="2877" w:type="dxa"/>
          </w:tcPr>
          <w:p w14:paraId="2F4C3975" w14:textId="7B417EC9" w:rsidR="00506757" w:rsidRPr="00324902" w:rsidDel="003C5825" w:rsidRDefault="00506757" w:rsidP="00D75B30">
            <w:pPr>
              <w:rPr>
                <w:del w:id="3782" w:author="Tristan Stark" w:date="2020-09-15T21:03:00Z"/>
              </w:rPr>
            </w:pPr>
            <w:del w:id="3783" w:author="Tristan Stark" w:date="2020-09-15T21:03:00Z">
              <w:r w:rsidRPr="00324902" w:rsidDel="003C5825">
                <w:delText>…</w:delText>
              </w:r>
              <w:bookmarkStart w:id="3784" w:name="_Toc51142980"/>
              <w:bookmarkStart w:id="3785" w:name="_Toc51225615"/>
              <w:bookmarkStart w:id="3786" w:name="_Toc51226122"/>
              <w:bookmarkStart w:id="3787" w:name="_Toc51226436"/>
              <w:bookmarkStart w:id="3788" w:name="_Toc51228436"/>
              <w:bookmarkStart w:id="3789" w:name="_Toc51228943"/>
              <w:bookmarkStart w:id="3790" w:name="_Toc51229231"/>
              <w:bookmarkStart w:id="3791" w:name="_Toc51230388"/>
              <w:bookmarkStart w:id="3792" w:name="_Toc51230676"/>
              <w:bookmarkEnd w:id="3784"/>
              <w:bookmarkEnd w:id="3785"/>
              <w:bookmarkEnd w:id="3786"/>
              <w:bookmarkEnd w:id="3787"/>
              <w:bookmarkEnd w:id="3788"/>
              <w:bookmarkEnd w:id="3789"/>
              <w:bookmarkEnd w:id="3790"/>
              <w:bookmarkEnd w:id="3791"/>
              <w:bookmarkEnd w:id="3792"/>
            </w:del>
          </w:p>
        </w:tc>
        <w:bookmarkStart w:id="3793" w:name="_Toc51142981"/>
        <w:bookmarkStart w:id="3794" w:name="_Toc51225616"/>
        <w:bookmarkStart w:id="3795" w:name="_Toc51226123"/>
        <w:bookmarkStart w:id="3796" w:name="_Toc51226437"/>
        <w:bookmarkStart w:id="3797" w:name="_Toc51228437"/>
        <w:bookmarkStart w:id="3798" w:name="_Toc51228944"/>
        <w:bookmarkStart w:id="3799" w:name="_Toc51229232"/>
        <w:bookmarkStart w:id="3800" w:name="_Toc51230389"/>
        <w:bookmarkStart w:id="3801" w:name="_Toc51230677"/>
        <w:bookmarkEnd w:id="3793"/>
        <w:bookmarkEnd w:id="3794"/>
        <w:bookmarkEnd w:id="3795"/>
        <w:bookmarkEnd w:id="3796"/>
        <w:bookmarkEnd w:id="3797"/>
        <w:bookmarkEnd w:id="3798"/>
        <w:bookmarkEnd w:id="3799"/>
        <w:bookmarkEnd w:id="3800"/>
        <w:bookmarkEnd w:id="3801"/>
      </w:tr>
    </w:tbl>
    <w:p w14:paraId="128CA52B" w14:textId="01EE377E" w:rsidR="00506757" w:rsidRPr="00324902" w:rsidDel="003C5825" w:rsidRDefault="00506757" w:rsidP="00506757">
      <w:pPr>
        <w:rPr>
          <w:del w:id="3802" w:author="Tristan Stark" w:date="2020-09-15T21:03:00Z"/>
        </w:rPr>
      </w:pPr>
      <w:bookmarkStart w:id="3803" w:name="_Toc51142982"/>
      <w:bookmarkStart w:id="3804" w:name="_Toc51225617"/>
      <w:bookmarkStart w:id="3805" w:name="_Toc51226124"/>
      <w:bookmarkStart w:id="3806" w:name="_Toc51226438"/>
      <w:bookmarkStart w:id="3807" w:name="_Toc51228438"/>
      <w:bookmarkStart w:id="3808" w:name="_Toc51228945"/>
      <w:bookmarkStart w:id="3809" w:name="_Toc51229233"/>
      <w:bookmarkStart w:id="3810" w:name="_Toc51230390"/>
      <w:bookmarkStart w:id="3811" w:name="_Toc51230678"/>
      <w:bookmarkEnd w:id="3803"/>
      <w:bookmarkEnd w:id="3804"/>
      <w:bookmarkEnd w:id="3805"/>
      <w:bookmarkEnd w:id="3806"/>
      <w:bookmarkEnd w:id="3807"/>
      <w:bookmarkEnd w:id="3808"/>
      <w:bookmarkEnd w:id="3809"/>
      <w:bookmarkEnd w:id="3810"/>
      <w:bookmarkEnd w:id="3811"/>
    </w:p>
    <w:p w14:paraId="39EBE750" w14:textId="592D86F7" w:rsidR="002F68B4" w:rsidRPr="00324902" w:rsidDel="003C5825" w:rsidRDefault="000C3FED" w:rsidP="000C3FED">
      <w:pPr>
        <w:pStyle w:val="Heading3"/>
        <w:rPr>
          <w:del w:id="3812" w:author="Tristan Stark" w:date="2020-09-15T21:03:00Z"/>
          <w:rFonts w:cstheme="majorHAnsi"/>
          <w:color w:val="000000"/>
        </w:rPr>
      </w:pPr>
      <w:del w:id="3813" w:author="Tristan Stark" w:date="2020-09-15T21:03:00Z">
        <w:r w:rsidRPr="00324902" w:rsidDel="003C5825">
          <w:rPr>
            <w:rFonts w:cstheme="majorHAnsi"/>
            <w:color w:val="000000"/>
          </w:rPr>
          <w:delText>[Troubleshooting and repair by skilled persons]</w:delText>
        </w:r>
        <w:bookmarkStart w:id="3814" w:name="_Toc51142983"/>
        <w:bookmarkStart w:id="3815" w:name="_Toc51225618"/>
        <w:bookmarkStart w:id="3816" w:name="_Toc51226125"/>
        <w:bookmarkStart w:id="3817" w:name="_Toc51226439"/>
        <w:bookmarkStart w:id="3818" w:name="_Toc51228439"/>
        <w:bookmarkStart w:id="3819" w:name="_Toc51228946"/>
        <w:bookmarkStart w:id="3820" w:name="_Toc51229234"/>
        <w:bookmarkStart w:id="3821" w:name="_Toc51230391"/>
        <w:bookmarkStart w:id="3822" w:name="_Toc51230679"/>
        <w:bookmarkEnd w:id="3814"/>
        <w:bookmarkEnd w:id="3815"/>
        <w:bookmarkEnd w:id="3816"/>
        <w:bookmarkEnd w:id="3817"/>
        <w:bookmarkEnd w:id="3818"/>
        <w:bookmarkEnd w:id="3819"/>
        <w:bookmarkEnd w:id="3820"/>
        <w:bookmarkEnd w:id="3821"/>
        <w:bookmarkEnd w:id="3822"/>
      </w:del>
    </w:p>
    <w:p w14:paraId="56B6857C" w14:textId="4F07AED6" w:rsidR="000C3FED" w:rsidRPr="00324902" w:rsidDel="003C5825" w:rsidRDefault="002F68B4" w:rsidP="002F68B4">
      <w:pPr>
        <w:pStyle w:val="Note"/>
        <w:rPr>
          <w:del w:id="3823" w:author="Tristan Stark" w:date="2020-09-15T21:03:00Z"/>
        </w:rPr>
      </w:pPr>
      <w:del w:id="3824" w:author="Tristan Stark" w:date="2020-09-15T21:03:00Z">
        <w:r w:rsidRPr="00324902" w:rsidDel="003C5825">
          <w:rPr>
            <w:b/>
          </w:rPr>
          <w:delText>WARNING:</w:delText>
        </w:r>
        <w:r w:rsidRPr="00324902" w:rsidDel="003C5825">
          <w:delText xml:space="preserve"> Lorem ipsum dolor sit amet, consectetur adipiscing elit. Etiam at porta est, et lobortis sem. Duis imperdiet in nisl sed luctus.</w:delText>
        </w:r>
        <w:bookmarkStart w:id="3825" w:name="_Toc51142984"/>
        <w:bookmarkStart w:id="3826" w:name="_Toc51225619"/>
        <w:bookmarkStart w:id="3827" w:name="_Toc51226126"/>
        <w:bookmarkStart w:id="3828" w:name="_Toc51226440"/>
        <w:bookmarkStart w:id="3829" w:name="_Toc51228440"/>
        <w:bookmarkStart w:id="3830" w:name="_Toc51228947"/>
        <w:bookmarkStart w:id="3831" w:name="_Toc51229235"/>
        <w:bookmarkStart w:id="3832" w:name="_Toc51230392"/>
        <w:bookmarkStart w:id="3833" w:name="_Toc51230680"/>
        <w:bookmarkEnd w:id="3825"/>
        <w:bookmarkEnd w:id="3826"/>
        <w:bookmarkEnd w:id="3827"/>
        <w:bookmarkEnd w:id="3828"/>
        <w:bookmarkEnd w:id="3829"/>
        <w:bookmarkEnd w:id="3830"/>
        <w:bookmarkEnd w:id="3831"/>
        <w:bookmarkEnd w:id="3832"/>
        <w:bookmarkEnd w:id="3833"/>
      </w:del>
    </w:p>
    <w:tbl>
      <w:tblPr>
        <w:tblStyle w:val="Table"/>
        <w:tblW w:w="0" w:type="auto"/>
        <w:tblLook w:val="04A0" w:firstRow="1" w:lastRow="0" w:firstColumn="1" w:lastColumn="0" w:noHBand="0" w:noVBand="1"/>
      </w:tblPr>
      <w:tblGrid>
        <w:gridCol w:w="2876"/>
        <w:gridCol w:w="2877"/>
        <w:gridCol w:w="2877"/>
      </w:tblGrid>
      <w:tr w:rsidR="00506757" w:rsidRPr="00324902" w:rsidDel="003C5825" w14:paraId="50842E73" w14:textId="4CCB3949" w:rsidTr="00D75B30">
        <w:trPr>
          <w:del w:id="3834" w:author="Tristan Stark" w:date="2020-09-15T21:03:00Z"/>
        </w:trPr>
        <w:tc>
          <w:tcPr>
            <w:tcW w:w="2876" w:type="dxa"/>
          </w:tcPr>
          <w:p w14:paraId="3E3A7930" w14:textId="2F8F25E8" w:rsidR="00506757" w:rsidRPr="00324902" w:rsidDel="003C5825" w:rsidRDefault="00506757" w:rsidP="00D75B30">
            <w:pPr>
              <w:cnfStyle w:val="100000000000" w:firstRow="1" w:lastRow="0" w:firstColumn="0" w:lastColumn="0" w:oddVBand="0" w:evenVBand="0" w:oddHBand="0" w:evenHBand="0" w:firstRowFirstColumn="0" w:firstRowLastColumn="0" w:lastRowFirstColumn="0" w:lastRowLastColumn="0"/>
              <w:rPr>
                <w:del w:id="3835" w:author="Tristan Stark" w:date="2020-09-15T21:03:00Z"/>
              </w:rPr>
            </w:pPr>
            <w:del w:id="3836" w:author="Tristan Stark" w:date="2020-09-15T21:03:00Z">
              <w:r w:rsidRPr="00324902" w:rsidDel="003C5825">
                <w:delText xml:space="preserve">Error </w:delText>
              </w:r>
              <w:bookmarkStart w:id="3837" w:name="_Toc51142985"/>
              <w:bookmarkStart w:id="3838" w:name="_Toc51225620"/>
              <w:bookmarkStart w:id="3839" w:name="_Toc51226127"/>
              <w:bookmarkStart w:id="3840" w:name="_Toc51226441"/>
              <w:bookmarkStart w:id="3841" w:name="_Toc51228441"/>
              <w:bookmarkStart w:id="3842" w:name="_Toc51228948"/>
              <w:bookmarkStart w:id="3843" w:name="_Toc51229236"/>
              <w:bookmarkStart w:id="3844" w:name="_Toc51230393"/>
              <w:bookmarkStart w:id="3845" w:name="_Toc51230681"/>
              <w:bookmarkEnd w:id="3837"/>
              <w:bookmarkEnd w:id="3838"/>
              <w:bookmarkEnd w:id="3839"/>
              <w:bookmarkEnd w:id="3840"/>
              <w:bookmarkEnd w:id="3841"/>
              <w:bookmarkEnd w:id="3842"/>
              <w:bookmarkEnd w:id="3843"/>
              <w:bookmarkEnd w:id="3844"/>
              <w:bookmarkEnd w:id="3845"/>
            </w:del>
          </w:p>
        </w:tc>
        <w:tc>
          <w:tcPr>
            <w:tcW w:w="2877" w:type="dxa"/>
          </w:tcPr>
          <w:p w14:paraId="64480273" w14:textId="67464F44" w:rsidR="00506757" w:rsidRPr="00324902" w:rsidDel="003C5825" w:rsidRDefault="00506757" w:rsidP="00D75B30">
            <w:pPr>
              <w:cnfStyle w:val="100000000000" w:firstRow="1" w:lastRow="0" w:firstColumn="0" w:lastColumn="0" w:oddVBand="0" w:evenVBand="0" w:oddHBand="0" w:evenHBand="0" w:firstRowFirstColumn="0" w:firstRowLastColumn="0" w:lastRowFirstColumn="0" w:lastRowLastColumn="0"/>
              <w:rPr>
                <w:del w:id="3846" w:author="Tristan Stark" w:date="2020-09-15T21:03:00Z"/>
              </w:rPr>
            </w:pPr>
            <w:del w:id="3847" w:author="Tristan Stark" w:date="2020-09-15T21:03:00Z">
              <w:r w:rsidRPr="00324902" w:rsidDel="003C5825">
                <w:delText xml:space="preserve">Cause </w:delText>
              </w:r>
              <w:bookmarkStart w:id="3848" w:name="_Toc51142986"/>
              <w:bookmarkStart w:id="3849" w:name="_Toc51225621"/>
              <w:bookmarkStart w:id="3850" w:name="_Toc51226128"/>
              <w:bookmarkStart w:id="3851" w:name="_Toc51226442"/>
              <w:bookmarkStart w:id="3852" w:name="_Toc51228442"/>
              <w:bookmarkStart w:id="3853" w:name="_Toc51228949"/>
              <w:bookmarkStart w:id="3854" w:name="_Toc51229237"/>
              <w:bookmarkStart w:id="3855" w:name="_Toc51230394"/>
              <w:bookmarkStart w:id="3856" w:name="_Toc51230682"/>
              <w:bookmarkEnd w:id="3848"/>
              <w:bookmarkEnd w:id="3849"/>
              <w:bookmarkEnd w:id="3850"/>
              <w:bookmarkEnd w:id="3851"/>
              <w:bookmarkEnd w:id="3852"/>
              <w:bookmarkEnd w:id="3853"/>
              <w:bookmarkEnd w:id="3854"/>
              <w:bookmarkEnd w:id="3855"/>
              <w:bookmarkEnd w:id="3856"/>
            </w:del>
          </w:p>
        </w:tc>
        <w:tc>
          <w:tcPr>
            <w:tcW w:w="2877" w:type="dxa"/>
          </w:tcPr>
          <w:p w14:paraId="3992D1B7" w14:textId="50AB0AD4" w:rsidR="00506757" w:rsidRPr="00324902" w:rsidDel="003C5825" w:rsidRDefault="00506757" w:rsidP="00D75B30">
            <w:pPr>
              <w:cnfStyle w:val="100000000000" w:firstRow="1" w:lastRow="0" w:firstColumn="0" w:lastColumn="0" w:oddVBand="0" w:evenVBand="0" w:oddHBand="0" w:evenHBand="0" w:firstRowFirstColumn="0" w:firstRowLastColumn="0" w:lastRowFirstColumn="0" w:lastRowLastColumn="0"/>
              <w:rPr>
                <w:del w:id="3857" w:author="Tristan Stark" w:date="2020-09-15T21:03:00Z"/>
              </w:rPr>
            </w:pPr>
            <w:del w:id="3858" w:author="Tristan Stark" w:date="2020-09-15T21:03:00Z">
              <w:r w:rsidRPr="00324902" w:rsidDel="003C5825">
                <w:delText>Solution</w:delText>
              </w:r>
              <w:bookmarkStart w:id="3859" w:name="_Toc51142987"/>
              <w:bookmarkStart w:id="3860" w:name="_Toc51225622"/>
              <w:bookmarkStart w:id="3861" w:name="_Toc51226129"/>
              <w:bookmarkStart w:id="3862" w:name="_Toc51226443"/>
              <w:bookmarkStart w:id="3863" w:name="_Toc51228443"/>
              <w:bookmarkStart w:id="3864" w:name="_Toc51228950"/>
              <w:bookmarkStart w:id="3865" w:name="_Toc51229238"/>
              <w:bookmarkStart w:id="3866" w:name="_Toc51230395"/>
              <w:bookmarkStart w:id="3867" w:name="_Toc51230683"/>
              <w:bookmarkEnd w:id="3859"/>
              <w:bookmarkEnd w:id="3860"/>
              <w:bookmarkEnd w:id="3861"/>
              <w:bookmarkEnd w:id="3862"/>
              <w:bookmarkEnd w:id="3863"/>
              <w:bookmarkEnd w:id="3864"/>
              <w:bookmarkEnd w:id="3865"/>
              <w:bookmarkEnd w:id="3866"/>
              <w:bookmarkEnd w:id="3867"/>
            </w:del>
          </w:p>
        </w:tc>
        <w:bookmarkStart w:id="3868" w:name="_Toc51142988"/>
        <w:bookmarkStart w:id="3869" w:name="_Toc51225623"/>
        <w:bookmarkStart w:id="3870" w:name="_Toc51226130"/>
        <w:bookmarkStart w:id="3871" w:name="_Toc51226444"/>
        <w:bookmarkStart w:id="3872" w:name="_Toc51228444"/>
        <w:bookmarkStart w:id="3873" w:name="_Toc51228951"/>
        <w:bookmarkStart w:id="3874" w:name="_Toc51229239"/>
        <w:bookmarkStart w:id="3875" w:name="_Toc51230396"/>
        <w:bookmarkStart w:id="3876" w:name="_Toc51230684"/>
        <w:bookmarkEnd w:id="3868"/>
        <w:bookmarkEnd w:id="3869"/>
        <w:bookmarkEnd w:id="3870"/>
        <w:bookmarkEnd w:id="3871"/>
        <w:bookmarkEnd w:id="3872"/>
        <w:bookmarkEnd w:id="3873"/>
        <w:bookmarkEnd w:id="3874"/>
        <w:bookmarkEnd w:id="3875"/>
        <w:bookmarkEnd w:id="3876"/>
      </w:tr>
      <w:tr w:rsidR="00506757" w:rsidRPr="00324902" w:rsidDel="003C5825" w14:paraId="215183A9" w14:textId="0CC7663A" w:rsidTr="00D75B30">
        <w:trPr>
          <w:del w:id="3877" w:author="Tristan Stark" w:date="2020-09-15T21:03:00Z"/>
        </w:trPr>
        <w:tc>
          <w:tcPr>
            <w:tcW w:w="2876" w:type="dxa"/>
          </w:tcPr>
          <w:p w14:paraId="79F6CADD" w14:textId="2B61904B" w:rsidR="00506757" w:rsidRPr="00324902" w:rsidDel="003C5825" w:rsidRDefault="00506757" w:rsidP="00D75B30">
            <w:pPr>
              <w:rPr>
                <w:del w:id="3878" w:author="Tristan Stark" w:date="2020-09-15T21:03:00Z"/>
              </w:rPr>
            </w:pPr>
            <w:bookmarkStart w:id="3879" w:name="_Toc51142989"/>
            <w:bookmarkStart w:id="3880" w:name="_Toc51225624"/>
            <w:bookmarkStart w:id="3881" w:name="_Toc51226131"/>
            <w:bookmarkStart w:id="3882" w:name="_Toc51226445"/>
            <w:bookmarkStart w:id="3883" w:name="_Toc51228445"/>
            <w:bookmarkStart w:id="3884" w:name="_Toc51228952"/>
            <w:bookmarkStart w:id="3885" w:name="_Toc51229240"/>
            <w:bookmarkStart w:id="3886" w:name="_Toc51230397"/>
            <w:bookmarkStart w:id="3887" w:name="_Toc51230685"/>
            <w:bookmarkEnd w:id="3879"/>
            <w:bookmarkEnd w:id="3880"/>
            <w:bookmarkEnd w:id="3881"/>
            <w:bookmarkEnd w:id="3882"/>
            <w:bookmarkEnd w:id="3883"/>
            <w:bookmarkEnd w:id="3884"/>
            <w:bookmarkEnd w:id="3885"/>
            <w:bookmarkEnd w:id="3886"/>
            <w:bookmarkEnd w:id="3887"/>
          </w:p>
        </w:tc>
        <w:tc>
          <w:tcPr>
            <w:tcW w:w="2877" w:type="dxa"/>
          </w:tcPr>
          <w:p w14:paraId="0BD17F5E" w14:textId="58E960DD" w:rsidR="00506757" w:rsidRPr="00324902" w:rsidDel="003C5825" w:rsidRDefault="00506757" w:rsidP="00D75B30">
            <w:pPr>
              <w:rPr>
                <w:del w:id="3888" w:author="Tristan Stark" w:date="2020-09-15T21:03:00Z"/>
              </w:rPr>
            </w:pPr>
            <w:bookmarkStart w:id="3889" w:name="_Toc51142990"/>
            <w:bookmarkStart w:id="3890" w:name="_Toc51225625"/>
            <w:bookmarkStart w:id="3891" w:name="_Toc51226132"/>
            <w:bookmarkStart w:id="3892" w:name="_Toc51226446"/>
            <w:bookmarkStart w:id="3893" w:name="_Toc51228446"/>
            <w:bookmarkStart w:id="3894" w:name="_Toc51228953"/>
            <w:bookmarkStart w:id="3895" w:name="_Toc51229241"/>
            <w:bookmarkStart w:id="3896" w:name="_Toc51230398"/>
            <w:bookmarkStart w:id="3897" w:name="_Toc51230686"/>
            <w:bookmarkEnd w:id="3889"/>
            <w:bookmarkEnd w:id="3890"/>
            <w:bookmarkEnd w:id="3891"/>
            <w:bookmarkEnd w:id="3892"/>
            <w:bookmarkEnd w:id="3893"/>
            <w:bookmarkEnd w:id="3894"/>
            <w:bookmarkEnd w:id="3895"/>
            <w:bookmarkEnd w:id="3896"/>
            <w:bookmarkEnd w:id="3897"/>
          </w:p>
        </w:tc>
        <w:tc>
          <w:tcPr>
            <w:tcW w:w="2877" w:type="dxa"/>
          </w:tcPr>
          <w:p w14:paraId="7F0FEF05" w14:textId="0C35F367" w:rsidR="00506757" w:rsidRPr="00324902" w:rsidDel="003C5825" w:rsidRDefault="00506757" w:rsidP="00D75B30">
            <w:pPr>
              <w:rPr>
                <w:del w:id="3898" w:author="Tristan Stark" w:date="2020-09-15T21:03:00Z"/>
              </w:rPr>
            </w:pPr>
            <w:bookmarkStart w:id="3899" w:name="_Toc51142991"/>
            <w:bookmarkStart w:id="3900" w:name="_Toc51225626"/>
            <w:bookmarkStart w:id="3901" w:name="_Toc51226133"/>
            <w:bookmarkStart w:id="3902" w:name="_Toc51226447"/>
            <w:bookmarkStart w:id="3903" w:name="_Toc51228447"/>
            <w:bookmarkStart w:id="3904" w:name="_Toc51228954"/>
            <w:bookmarkStart w:id="3905" w:name="_Toc51229242"/>
            <w:bookmarkStart w:id="3906" w:name="_Toc51230399"/>
            <w:bookmarkStart w:id="3907" w:name="_Toc51230687"/>
            <w:bookmarkEnd w:id="3899"/>
            <w:bookmarkEnd w:id="3900"/>
            <w:bookmarkEnd w:id="3901"/>
            <w:bookmarkEnd w:id="3902"/>
            <w:bookmarkEnd w:id="3903"/>
            <w:bookmarkEnd w:id="3904"/>
            <w:bookmarkEnd w:id="3905"/>
            <w:bookmarkEnd w:id="3906"/>
            <w:bookmarkEnd w:id="3907"/>
          </w:p>
        </w:tc>
        <w:bookmarkStart w:id="3908" w:name="_Toc51142992"/>
        <w:bookmarkStart w:id="3909" w:name="_Toc51225627"/>
        <w:bookmarkStart w:id="3910" w:name="_Toc51226134"/>
        <w:bookmarkStart w:id="3911" w:name="_Toc51226448"/>
        <w:bookmarkStart w:id="3912" w:name="_Toc51228448"/>
        <w:bookmarkStart w:id="3913" w:name="_Toc51228955"/>
        <w:bookmarkStart w:id="3914" w:name="_Toc51229243"/>
        <w:bookmarkStart w:id="3915" w:name="_Toc51230400"/>
        <w:bookmarkStart w:id="3916" w:name="_Toc51230688"/>
        <w:bookmarkEnd w:id="3908"/>
        <w:bookmarkEnd w:id="3909"/>
        <w:bookmarkEnd w:id="3910"/>
        <w:bookmarkEnd w:id="3911"/>
        <w:bookmarkEnd w:id="3912"/>
        <w:bookmarkEnd w:id="3913"/>
        <w:bookmarkEnd w:id="3914"/>
        <w:bookmarkEnd w:id="3915"/>
        <w:bookmarkEnd w:id="3916"/>
      </w:tr>
      <w:tr w:rsidR="00506757" w:rsidRPr="00324902" w:rsidDel="003C5825" w14:paraId="3900828B" w14:textId="2D13ACA7" w:rsidTr="00D75B30">
        <w:trPr>
          <w:del w:id="3917" w:author="Tristan Stark" w:date="2020-09-15T21:03:00Z"/>
        </w:trPr>
        <w:tc>
          <w:tcPr>
            <w:tcW w:w="2876" w:type="dxa"/>
          </w:tcPr>
          <w:p w14:paraId="4F34B326" w14:textId="58A96E33" w:rsidR="00506757" w:rsidRPr="00324902" w:rsidDel="003C5825" w:rsidRDefault="00506757" w:rsidP="00D75B30">
            <w:pPr>
              <w:rPr>
                <w:del w:id="3918" w:author="Tristan Stark" w:date="2020-09-15T21:03:00Z"/>
              </w:rPr>
            </w:pPr>
            <w:bookmarkStart w:id="3919" w:name="_Toc51142993"/>
            <w:bookmarkStart w:id="3920" w:name="_Toc51225628"/>
            <w:bookmarkStart w:id="3921" w:name="_Toc51226135"/>
            <w:bookmarkStart w:id="3922" w:name="_Toc51226449"/>
            <w:bookmarkStart w:id="3923" w:name="_Toc51228449"/>
            <w:bookmarkStart w:id="3924" w:name="_Toc51228956"/>
            <w:bookmarkStart w:id="3925" w:name="_Toc51229244"/>
            <w:bookmarkStart w:id="3926" w:name="_Toc51230401"/>
            <w:bookmarkStart w:id="3927" w:name="_Toc51230689"/>
            <w:bookmarkEnd w:id="3919"/>
            <w:bookmarkEnd w:id="3920"/>
            <w:bookmarkEnd w:id="3921"/>
            <w:bookmarkEnd w:id="3922"/>
            <w:bookmarkEnd w:id="3923"/>
            <w:bookmarkEnd w:id="3924"/>
            <w:bookmarkEnd w:id="3925"/>
            <w:bookmarkEnd w:id="3926"/>
            <w:bookmarkEnd w:id="3927"/>
          </w:p>
        </w:tc>
        <w:tc>
          <w:tcPr>
            <w:tcW w:w="2877" w:type="dxa"/>
          </w:tcPr>
          <w:p w14:paraId="33C9A0F5" w14:textId="76F57E07" w:rsidR="00506757" w:rsidRPr="00324902" w:rsidDel="003C5825" w:rsidRDefault="00506757" w:rsidP="00D75B30">
            <w:pPr>
              <w:rPr>
                <w:del w:id="3928" w:author="Tristan Stark" w:date="2020-09-15T21:03:00Z"/>
              </w:rPr>
            </w:pPr>
            <w:bookmarkStart w:id="3929" w:name="_Toc51142994"/>
            <w:bookmarkStart w:id="3930" w:name="_Toc51225629"/>
            <w:bookmarkStart w:id="3931" w:name="_Toc51226136"/>
            <w:bookmarkStart w:id="3932" w:name="_Toc51226450"/>
            <w:bookmarkStart w:id="3933" w:name="_Toc51228450"/>
            <w:bookmarkStart w:id="3934" w:name="_Toc51228957"/>
            <w:bookmarkStart w:id="3935" w:name="_Toc51229245"/>
            <w:bookmarkStart w:id="3936" w:name="_Toc51230402"/>
            <w:bookmarkStart w:id="3937" w:name="_Toc51230690"/>
            <w:bookmarkEnd w:id="3929"/>
            <w:bookmarkEnd w:id="3930"/>
            <w:bookmarkEnd w:id="3931"/>
            <w:bookmarkEnd w:id="3932"/>
            <w:bookmarkEnd w:id="3933"/>
            <w:bookmarkEnd w:id="3934"/>
            <w:bookmarkEnd w:id="3935"/>
            <w:bookmarkEnd w:id="3936"/>
            <w:bookmarkEnd w:id="3937"/>
          </w:p>
        </w:tc>
        <w:tc>
          <w:tcPr>
            <w:tcW w:w="2877" w:type="dxa"/>
          </w:tcPr>
          <w:p w14:paraId="59309CE9" w14:textId="42F0DB23" w:rsidR="00506757" w:rsidRPr="00324902" w:rsidDel="003C5825" w:rsidRDefault="00506757" w:rsidP="00D75B30">
            <w:pPr>
              <w:rPr>
                <w:del w:id="3938" w:author="Tristan Stark" w:date="2020-09-15T21:03:00Z"/>
              </w:rPr>
            </w:pPr>
            <w:bookmarkStart w:id="3939" w:name="_Toc51142995"/>
            <w:bookmarkStart w:id="3940" w:name="_Toc51225630"/>
            <w:bookmarkStart w:id="3941" w:name="_Toc51226137"/>
            <w:bookmarkStart w:id="3942" w:name="_Toc51226451"/>
            <w:bookmarkStart w:id="3943" w:name="_Toc51228451"/>
            <w:bookmarkStart w:id="3944" w:name="_Toc51228958"/>
            <w:bookmarkStart w:id="3945" w:name="_Toc51229246"/>
            <w:bookmarkStart w:id="3946" w:name="_Toc51230403"/>
            <w:bookmarkStart w:id="3947" w:name="_Toc51230691"/>
            <w:bookmarkEnd w:id="3939"/>
            <w:bookmarkEnd w:id="3940"/>
            <w:bookmarkEnd w:id="3941"/>
            <w:bookmarkEnd w:id="3942"/>
            <w:bookmarkEnd w:id="3943"/>
            <w:bookmarkEnd w:id="3944"/>
            <w:bookmarkEnd w:id="3945"/>
            <w:bookmarkEnd w:id="3946"/>
            <w:bookmarkEnd w:id="3947"/>
          </w:p>
        </w:tc>
        <w:bookmarkStart w:id="3948" w:name="_Toc51142996"/>
        <w:bookmarkStart w:id="3949" w:name="_Toc51225631"/>
        <w:bookmarkStart w:id="3950" w:name="_Toc51226138"/>
        <w:bookmarkStart w:id="3951" w:name="_Toc51226452"/>
        <w:bookmarkStart w:id="3952" w:name="_Toc51228452"/>
        <w:bookmarkStart w:id="3953" w:name="_Toc51228959"/>
        <w:bookmarkStart w:id="3954" w:name="_Toc51229247"/>
        <w:bookmarkStart w:id="3955" w:name="_Toc51230404"/>
        <w:bookmarkStart w:id="3956" w:name="_Toc51230692"/>
        <w:bookmarkEnd w:id="3948"/>
        <w:bookmarkEnd w:id="3949"/>
        <w:bookmarkEnd w:id="3950"/>
        <w:bookmarkEnd w:id="3951"/>
        <w:bookmarkEnd w:id="3952"/>
        <w:bookmarkEnd w:id="3953"/>
        <w:bookmarkEnd w:id="3954"/>
        <w:bookmarkEnd w:id="3955"/>
        <w:bookmarkEnd w:id="3956"/>
      </w:tr>
    </w:tbl>
    <w:p w14:paraId="22C1980B" w14:textId="66D33B76" w:rsidR="00460F80" w:rsidRPr="00324902" w:rsidDel="003C5825" w:rsidRDefault="00460F80" w:rsidP="00460F80">
      <w:pPr>
        <w:spacing w:after="0" w:line="240" w:lineRule="auto"/>
        <w:rPr>
          <w:del w:id="3957" w:author="Tristan Stark" w:date="2020-09-15T21:03:00Z"/>
          <w:rFonts w:eastAsiaTheme="majorEastAsia" w:cstheme="majorBidi"/>
          <w:b/>
          <w:bCs/>
          <w:color w:val="000000" w:themeColor="text1"/>
        </w:rPr>
      </w:pPr>
      <w:bookmarkStart w:id="3958" w:name="_Toc51142997"/>
      <w:bookmarkStart w:id="3959" w:name="_Toc51225632"/>
      <w:bookmarkStart w:id="3960" w:name="_Toc51226139"/>
      <w:bookmarkStart w:id="3961" w:name="_Toc51226453"/>
      <w:bookmarkStart w:id="3962" w:name="_Toc51228453"/>
      <w:bookmarkStart w:id="3963" w:name="_Toc51228960"/>
      <w:bookmarkStart w:id="3964" w:name="_Toc51229248"/>
      <w:bookmarkStart w:id="3965" w:name="_Toc51230405"/>
      <w:bookmarkStart w:id="3966" w:name="_Toc51230693"/>
      <w:bookmarkEnd w:id="3958"/>
      <w:bookmarkEnd w:id="3959"/>
      <w:bookmarkEnd w:id="3960"/>
      <w:bookmarkEnd w:id="3961"/>
      <w:bookmarkEnd w:id="3962"/>
      <w:bookmarkEnd w:id="3963"/>
      <w:bookmarkEnd w:id="3964"/>
      <w:bookmarkEnd w:id="3965"/>
      <w:bookmarkEnd w:id="3966"/>
    </w:p>
    <w:p w14:paraId="21C8580E" w14:textId="509D11EE" w:rsidR="009C146F" w:rsidRPr="00324902" w:rsidDel="003C5825" w:rsidRDefault="009C146F">
      <w:pPr>
        <w:spacing w:after="0" w:line="240" w:lineRule="auto"/>
        <w:rPr>
          <w:del w:id="3967" w:author="Tristan Stark" w:date="2020-09-15T21:03:00Z"/>
          <w:rFonts w:eastAsiaTheme="majorEastAsia" w:cstheme="majorBidi"/>
          <w:b/>
          <w:bCs/>
          <w:color w:val="000000" w:themeColor="text1"/>
        </w:rPr>
      </w:pPr>
      <w:bookmarkStart w:id="3968" w:name="_Toc51142998"/>
      <w:bookmarkStart w:id="3969" w:name="_Toc51225633"/>
      <w:bookmarkStart w:id="3970" w:name="_Toc51226140"/>
      <w:bookmarkStart w:id="3971" w:name="_Toc51226454"/>
      <w:bookmarkStart w:id="3972" w:name="_Toc51228454"/>
      <w:bookmarkStart w:id="3973" w:name="_Toc51228961"/>
      <w:bookmarkStart w:id="3974" w:name="_Toc51229249"/>
      <w:bookmarkStart w:id="3975" w:name="_Toc51230406"/>
      <w:bookmarkStart w:id="3976" w:name="_Toc51230694"/>
      <w:bookmarkEnd w:id="3968"/>
      <w:bookmarkEnd w:id="3969"/>
      <w:bookmarkEnd w:id="3970"/>
      <w:bookmarkEnd w:id="3971"/>
      <w:bookmarkEnd w:id="3972"/>
      <w:bookmarkEnd w:id="3973"/>
      <w:bookmarkEnd w:id="3974"/>
      <w:bookmarkEnd w:id="3975"/>
      <w:bookmarkEnd w:id="3976"/>
    </w:p>
    <w:p w14:paraId="353972FC" w14:textId="47D1FEFB" w:rsidR="000A3EEA" w:rsidRPr="00324902" w:rsidDel="003C5825" w:rsidRDefault="000A3EEA" w:rsidP="000A3EEA">
      <w:pPr>
        <w:pStyle w:val="Heading3"/>
        <w:rPr>
          <w:del w:id="3977" w:author="Tristan Stark" w:date="2020-09-15T21:03:00Z"/>
        </w:rPr>
      </w:pPr>
      <w:del w:id="3978" w:author="Tristan Stark" w:date="2020-09-15T21:03:00Z">
        <w:r w:rsidRPr="00324902" w:rsidDel="003C5825">
          <w:delText>Repair by skilled persons</w:delText>
        </w:r>
        <w:bookmarkStart w:id="3979" w:name="_Toc51142999"/>
        <w:bookmarkStart w:id="3980" w:name="_Toc51225634"/>
        <w:bookmarkStart w:id="3981" w:name="_Toc51226141"/>
        <w:bookmarkStart w:id="3982" w:name="_Toc51226455"/>
        <w:bookmarkStart w:id="3983" w:name="_Toc51228455"/>
        <w:bookmarkStart w:id="3984" w:name="_Toc51228962"/>
        <w:bookmarkStart w:id="3985" w:name="_Toc51229250"/>
        <w:bookmarkStart w:id="3986" w:name="_Toc51230407"/>
        <w:bookmarkStart w:id="3987" w:name="_Toc51230695"/>
        <w:bookmarkEnd w:id="3979"/>
        <w:bookmarkEnd w:id="3980"/>
        <w:bookmarkEnd w:id="3981"/>
        <w:bookmarkEnd w:id="3982"/>
        <w:bookmarkEnd w:id="3983"/>
        <w:bookmarkEnd w:id="3984"/>
        <w:bookmarkEnd w:id="3985"/>
        <w:bookmarkEnd w:id="3986"/>
        <w:bookmarkEnd w:id="3987"/>
      </w:del>
    </w:p>
    <w:p w14:paraId="43F6E4C8" w14:textId="7AD16339" w:rsidR="002F68B4" w:rsidRPr="00324902" w:rsidDel="003C5825" w:rsidRDefault="002F68B4" w:rsidP="002F68B4">
      <w:pPr>
        <w:pStyle w:val="Note"/>
        <w:rPr>
          <w:del w:id="3988" w:author="Tristan Stark" w:date="2020-09-15T21:03:00Z"/>
        </w:rPr>
      </w:pPr>
      <w:del w:id="3989" w:author="Tristan Stark" w:date="2020-09-15T21:03:00Z">
        <w:r w:rsidRPr="00324902" w:rsidDel="003C5825">
          <w:rPr>
            <w:b/>
          </w:rPr>
          <w:delText>WARNING:</w:delText>
        </w:r>
        <w:r w:rsidRPr="00324902" w:rsidDel="003C5825">
          <w:delText xml:space="preserve"> Lorem ipsum dolor sit amet, consectetur adipiscing elit. Etiam at porta est, et lobortis sem. Duis imperdiet in nisl sed luctus.</w:delText>
        </w:r>
        <w:bookmarkStart w:id="3990" w:name="_Toc51143000"/>
        <w:bookmarkStart w:id="3991" w:name="_Toc51225635"/>
        <w:bookmarkStart w:id="3992" w:name="_Toc51226142"/>
        <w:bookmarkStart w:id="3993" w:name="_Toc51226456"/>
        <w:bookmarkStart w:id="3994" w:name="_Toc51228456"/>
        <w:bookmarkStart w:id="3995" w:name="_Toc51228963"/>
        <w:bookmarkStart w:id="3996" w:name="_Toc51229251"/>
        <w:bookmarkStart w:id="3997" w:name="_Toc51230408"/>
        <w:bookmarkStart w:id="3998" w:name="_Toc51230696"/>
        <w:bookmarkEnd w:id="3990"/>
        <w:bookmarkEnd w:id="3991"/>
        <w:bookmarkEnd w:id="3992"/>
        <w:bookmarkEnd w:id="3993"/>
        <w:bookmarkEnd w:id="3994"/>
        <w:bookmarkEnd w:id="3995"/>
        <w:bookmarkEnd w:id="3996"/>
        <w:bookmarkEnd w:id="3997"/>
        <w:bookmarkEnd w:id="3998"/>
      </w:del>
    </w:p>
    <w:p w14:paraId="47E358CA" w14:textId="7077F8BC" w:rsidR="00F868F1" w:rsidRPr="00324902" w:rsidDel="003C5825" w:rsidRDefault="00F868F1" w:rsidP="00F868F1">
      <w:pPr>
        <w:pStyle w:val="Heading4"/>
        <w:rPr>
          <w:del w:id="3999" w:author="Tristan Stark" w:date="2020-09-15T21:03:00Z"/>
        </w:rPr>
      </w:pPr>
      <w:del w:id="4000" w:author="Tristan Stark" w:date="2020-09-15T21:03:00Z">
        <w:r w:rsidRPr="00324902" w:rsidDel="003C5825">
          <w:delText>[Replacement of part C]</w:delText>
        </w:r>
        <w:bookmarkStart w:id="4001" w:name="_Toc51143001"/>
        <w:bookmarkStart w:id="4002" w:name="_Toc51225636"/>
        <w:bookmarkStart w:id="4003" w:name="_Toc51226143"/>
        <w:bookmarkStart w:id="4004" w:name="_Toc51226457"/>
        <w:bookmarkStart w:id="4005" w:name="_Toc51228457"/>
        <w:bookmarkStart w:id="4006" w:name="_Toc51228964"/>
        <w:bookmarkStart w:id="4007" w:name="_Toc51229252"/>
        <w:bookmarkStart w:id="4008" w:name="_Toc51230409"/>
        <w:bookmarkStart w:id="4009" w:name="_Toc51230697"/>
        <w:bookmarkEnd w:id="4001"/>
        <w:bookmarkEnd w:id="4002"/>
        <w:bookmarkEnd w:id="4003"/>
        <w:bookmarkEnd w:id="4004"/>
        <w:bookmarkEnd w:id="4005"/>
        <w:bookmarkEnd w:id="4006"/>
        <w:bookmarkEnd w:id="4007"/>
        <w:bookmarkEnd w:id="4008"/>
        <w:bookmarkEnd w:id="4009"/>
      </w:del>
    </w:p>
    <w:p w14:paraId="5C5868CC" w14:textId="1C326BF3" w:rsidR="00F868F1" w:rsidRPr="00324902" w:rsidDel="003C5825" w:rsidRDefault="00F868F1" w:rsidP="00A67AF7">
      <w:pPr>
        <w:rPr>
          <w:del w:id="4010" w:author="Tristan Stark" w:date="2020-09-15T21:03:00Z"/>
        </w:rPr>
      </w:pPr>
      <w:del w:id="4011" w:author="Tristan Stark" w:date="2020-09-15T21:03:00Z">
        <w:r w:rsidRPr="00324902" w:rsidDel="003C5825">
          <w:delText>The following tools are needed for reparation tasks:</w:delText>
        </w:r>
        <w:bookmarkStart w:id="4012" w:name="_Toc51143002"/>
        <w:bookmarkStart w:id="4013" w:name="_Toc51225637"/>
        <w:bookmarkStart w:id="4014" w:name="_Toc51226144"/>
        <w:bookmarkStart w:id="4015" w:name="_Toc51226458"/>
        <w:bookmarkStart w:id="4016" w:name="_Toc51228458"/>
        <w:bookmarkStart w:id="4017" w:name="_Toc51228965"/>
        <w:bookmarkStart w:id="4018" w:name="_Toc51229253"/>
        <w:bookmarkStart w:id="4019" w:name="_Toc51230410"/>
        <w:bookmarkStart w:id="4020" w:name="_Toc51230698"/>
        <w:bookmarkEnd w:id="4012"/>
        <w:bookmarkEnd w:id="4013"/>
        <w:bookmarkEnd w:id="4014"/>
        <w:bookmarkEnd w:id="4015"/>
        <w:bookmarkEnd w:id="4016"/>
        <w:bookmarkEnd w:id="4017"/>
        <w:bookmarkEnd w:id="4018"/>
        <w:bookmarkEnd w:id="4019"/>
        <w:bookmarkEnd w:id="4020"/>
      </w:del>
    </w:p>
    <w:tbl>
      <w:tblPr>
        <w:tblStyle w:val="Table"/>
        <w:tblW w:w="0" w:type="auto"/>
        <w:tblLook w:val="04A0" w:firstRow="1" w:lastRow="0" w:firstColumn="1" w:lastColumn="0" w:noHBand="0" w:noVBand="1"/>
      </w:tblPr>
      <w:tblGrid>
        <w:gridCol w:w="4315"/>
        <w:gridCol w:w="4315"/>
      </w:tblGrid>
      <w:tr w:rsidR="00F868F1" w:rsidRPr="00324902" w:rsidDel="003C5825" w14:paraId="3AF59165" w14:textId="4D24CB29" w:rsidTr="00D75B30">
        <w:trPr>
          <w:del w:id="4021" w:author="Tristan Stark" w:date="2020-09-15T21:03:00Z"/>
        </w:trPr>
        <w:tc>
          <w:tcPr>
            <w:tcW w:w="4315" w:type="dxa"/>
          </w:tcPr>
          <w:p w14:paraId="46B94495" w14:textId="7C849480" w:rsidR="00F868F1" w:rsidRPr="00324902" w:rsidDel="003C5825" w:rsidRDefault="00F868F1" w:rsidP="00D75B30">
            <w:pPr>
              <w:cnfStyle w:val="100000000000" w:firstRow="1" w:lastRow="0" w:firstColumn="0" w:lastColumn="0" w:oddVBand="0" w:evenVBand="0" w:oddHBand="0" w:evenHBand="0" w:firstRowFirstColumn="0" w:firstRowLastColumn="0" w:lastRowFirstColumn="0" w:lastRowLastColumn="0"/>
              <w:rPr>
                <w:del w:id="4022" w:author="Tristan Stark" w:date="2020-09-15T21:03:00Z"/>
              </w:rPr>
            </w:pPr>
            <w:del w:id="4023" w:author="Tristan Stark" w:date="2020-09-15T21:03:00Z">
              <w:r w:rsidRPr="00324902" w:rsidDel="003C5825">
                <w:delText>Task</w:delText>
              </w:r>
              <w:bookmarkStart w:id="4024" w:name="_Toc51143003"/>
              <w:bookmarkStart w:id="4025" w:name="_Toc51225638"/>
              <w:bookmarkStart w:id="4026" w:name="_Toc51226145"/>
              <w:bookmarkStart w:id="4027" w:name="_Toc51226459"/>
              <w:bookmarkStart w:id="4028" w:name="_Toc51228459"/>
              <w:bookmarkStart w:id="4029" w:name="_Toc51228966"/>
              <w:bookmarkStart w:id="4030" w:name="_Toc51229254"/>
              <w:bookmarkStart w:id="4031" w:name="_Toc51230411"/>
              <w:bookmarkStart w:id="4032" w:name="_Toc51230699"/>
              <w:bookmarkEnd w:id="4024"/>
              <w:bookmarkEnd w:id="4025"/>
              <w:bookmarkEnd w:id="4026"/>
              <w:bookmarkEnd w:id="4027"/>
              <w:bookmarkEnd w:id="4028"/>
              <w:bookmarkEnd w:id="4029"/>
              <w:bookmarkEnd w:id="4030"/>
              <w:bookmarkEnd w:id="4031"/>
              <w:bookmarkEnd w:id="4032"/>
            </w:del>
          </w:p>
        </w:tc>
        <w:tc>
          <w:tcPr>
            <w:tcW w:w="4315" w:type="dxa"/>
          </w:tcPr>
          <w:p w14:paraId="4C88E63D" w14:textId="4C7C06FC" w:rsidR="00F868F1" w:rsidRPr="00324902" w:rsidDel="003C5825" w:rsidRDefault="00F868F1" w:rsidP="00D75B30">
            <w:pPr>
              <w:cnfStyle w:val="100000000000" w:firstRow="1" w:lastRow="0" w:firstColumn="0" w:lastColumn="0" w:oddVBand="0" w:evenVBand="0" w:oddHBand="0" w:evenHBand="0" w:firstRowFirstColumn="0" w:firstRowLastColumn="0" w:lastRowFirstColumn="0" w:lastRowLastColumn="0"/>
              <w:rPr>
                <w:del w:id="4033" w:author="Tristan Stark" w:date="2020-09-15T21:03:00Z"/>
              </w:rPr>
            </w:pPr>
            <w:del w:id="4034" w:author="Tristan Stark" w:date="2020-09-15T21:03:00Z">
              <w:r w:rsidRPr="00324902" w:rsidDel="003C5825">
                <w:delText>Tools</w:delText>
              </w:r>
              <w:bookmarkStart w:id="4035" w:name="_Toc51143004"/>
              <w:bookmarkStart w:id="4036" w:name="_Toc51225639"/>
              <w:bookmarkStart w:id="4037" w:name="_Toc51226146"/>
              <w:bookmarkStart w:id="4038" w:name="_Toc51226460"/>
              <w:bookmarkStart w:id="4039" w:name="_Toc51228460"/>
              <w:bookmarkStart w:id="4040" w:name="_Toc51228967"/>
              <w:bookmarkStart w:id="4041" w:name="_Toc51229255"/>
              <w:bookmarkStart w:id="4042" w:name="_Toc51230412"/>
              <w:bookmarkStart w:id="4043" w:name="_Toc51230700"/>
              <w:bookmarkEnd w:id="4035"/>
              <w:bookmarkEnd w:id="4036"/>
              <w:bookmarkEnd w:id="4037"/>
              <w:bookmarkEnd w:id="4038"/>
              <w:bookmarkEnd w:id="4039"/>
              <w:bookmarkEnd w:id="4040"/>
              <w:bookmarkEnd w:id="4041"/>
              <w:bookmarkEnd w:id="4042"/>
              <w:bookmarkEnd w:id="4043"/>
            </w:del>
          </w:p>
        </w:tc>
        <w:bookmarkStart w:id="4044" w:name="_Toc51143005"/>
        <w:bookmarkStart w:id="4045" w:name="_Toc51225640"/>
        <w:bookmarkStart w:id="4046" w:name="_Toc51226147"/>
        <w:bookmarkStart w:id="4047" w:name="_Toc51226461"/>
        <w:bookmarkStart w:id="4048" w:name="_Toc51228461"/>
        <w:bookmarkStart w:id="4049" w:name="_Toc51228968"/>
        <w:bookmarkStart w:id="4050" w:name="_Toc51229256"/>
        <w:bookmarkStart w:id="4051" w:name="_Toc51230413"/>
        <w:bookmarkStart w:id="4052" w:name="_Toc51230701"/>
        <w:bookmarkEnd w:id="4044"/>
        <w:bookmarkEnd w:id="4045"/>
        <w:bookmarkEnd w:id="4046"/>
        <w:bookmarkEnd w:id="4047"/>
        <w:bookmarkEnd w:id="4048"/>
        <w:bookmarkEnd w:id="4049"/>
        <w:bookmarkEnd w:id="4050"/>
        <w:bookmarkEnd w:id="4051"/>
        <w:bookmarkEnd w:id="4052"/>
      </w:tr>
      <w:tr w:rsidR="00F868F1" w:rsidRPr="00324902" w:rsidDel="003C5825" w14:paraId="23CF8647" w14:textId="54E30ACF" w:rsidTr="00D75B30">
        <w:trPr>
          <w:del w:id="4053" w:author="Tristan Stark" w:date="2020-09-15T21:03:00Z"/>
        </w:trPr>
        <w:tc>
          <w:tcPr>
            <w:tcW w:w="4315" w:type="dxa"/>
          </w:tcPr>
          <w:p w14:paraId="79D7A45B" w14:textId="74EA16EE" w:rsidR="00F868F1" w:rsidRPr="00324902" w:rsidDel="003C5825" w:rsidRDefault="00F868F1" w:rsidP="00D75B30">
            <w:pPr>
              <w:rPr>
                <w:del w:id="4054" w:author="Tristan Stark" w:date="2020-09-15T21:03:00Z"/>
              </w:rPr>
            </w:pPr>
            <w:del w:id="4055" w:author="Tristan Stark" w:date="2020-09-15T21:03:00Z">
              <w:r w:rsidRPr="00324902" w:rsidDel="003C5825">
                <w:delText>Task 1</w:delText>
              </w:r>
              <w:bookmarkStart w:id="4056" w:name="_Toc51143006"/>
              <w:bookmarkStart w:id="4057" w:name="_Toc51225641"/>
              <w:bookmarkStart w:id="4058" w:name="_Toc51226148"/>
              <w:bookmarkStart w:id="4059" w:name="_Toc51226462"/>
              <w:bookmarkStart w:id="4060" w:name="_Toc51228462"/>
              <w:bookmarkStart w:id="4061" w:name="_Toc51228969"/>
              <w:bookmarkStart w:id="4062" w:name="_Toc51229257"/>
              <w:bookmarkStart w:id="4063" w:name="_Toc51230414"/>
              <w:bookmarkStart w:id="4064" w:name="_Toc51230702"/>
              <w:bookmarkEnd w:id="4056"/>
              <w:bookmarkEnd w:id="4057"/>
              <w:bookmarkEnd w:id="4058"/>
              <w:bookmarkEnd w:id="4059"/>
              <w:bookmarkEnd w:id="4060"/>
              <w:bookmarkEnd w:id="4061"/>
              <w:bookmarkEnd w:id="4062"/>
              <w:bookmarkEnd w:id="4063"/>
              <w:bookmarkEnd w:id="4064"/>
            </w:del>
          </w:p>
        </w:tc>
        <w:tc>
          <w:tcPr>
            <w:tcW w:w="4315" w:type="dxa"/>
          </w:tcPr>
          <w:p w14:paraId="60C94100" w14:textId="3B30A97E" w:rsidR="00F868F1" w:rsidRPr="00324902" w:rsidDel="003C5825" w:rsidRDefault="00F868F1" w:rsidP="00D75B30">
            <w:pPr>
              <w:rPr>
                <w:del w:id="4065" w:author="Tristan Stark" w:date="2020-09-15T21:03:00Z"/>
              </w:rPr>
            </w:pPr>
            <w:del w:id="4066" w:author="Tristan Stark" w:date="2020-09-15T21:03:00Z">
              <w:r w:rsidRPr="00324902" w:rsidDel="003C5825">
                <w:delText>Tool 1</w:delText>
              </w:r>
              <w:r w:rsidRPr="00324902" w:rsidDel="003C5825">
                <w:br/>
                <w:delText>Tool 2</w:delText>
              </w:r>
              <w:r w:rsidRPr="00324902" w:rsidDel="003C5825">
                <w:br/>
                <w:delText>Tool 3</w:delText>
              </w:r>
              <w:bookmarkStart w:id="4067" w:name="_Toc51143007"/>
              <w:bookmarkStart w:id="4068" w:name="_Toc51225642"/>
              <w:bookmarkStart w:id="4069" w:name="_Toc51226149"/>
              <w:bookmarkStart w:id="4070" w:name="_Toc51226463"/>
              <w:bookmarkStart w:id="4071" w:name="_Toc51228463"/>
              <w:bookmarkStart w:id="4072" w:name="_Toc51228970"/>
              <w:bookmarkStart w:id="4073" w:name="_Toc51229258"/>
              <w:bookmarkStart w:id="4074" w:name="_Toc51230415"/>
              <w:bookmarkStart w:id="4075" w:name="_Toc51230703"/>
              <w:bookmarkEnd w:id="4067"/>
              <w:bookmarkEnd w:id="4068"/>
              <w:bookmarkEnd w:id="4069"/>
              <w:bookmarkEnd w:id="4070"/>
              <w:bookmarkEnd w:id="4071"/>
              <w:bookmarkEnd w:id="4072"/>
              <w:bookmarkEnd w:id="4073"/>
              <w:bookmarkEnd w:id="4074"/>
              <w:bookmarkEnd w:id="4075"/>
            </w:del>
          </w:p>
        </w:tc>
        <w:bookmarkStart w:id="4076" w:name="_Toc51143008"/>
        <w:bookmarkStart w:id="4077" w:name="_Toc51225643"/>
        <w:bookmarkStart w:id="4078" w:name="_Toc51226150"/>
        <w:bookmarkStart w:id="4079" w:name="_Toc51226464"/>
        <w:bookmarkStart w:id="4080" w:name="_Toc51228464"/>
        <w:bookmarkStart w:id="4081" w:name="_Toc51228971"/>
        <w:bookmarkStart w:id="4082" w:name="_Toc51229259"/>
        <w:bookmarkStart w:id="4083" w:name="_Toc51230416"/>
        <w:bookmarkStart w:id="4084" w:name="_Toc51230704"/>
        <w:bookmarkEnd w:id="4076"/>
        <w:bookmarkEnd w:id="4077"/>
        <w:bookmarkEnd w:id="4078"/>
        <w:bookmarkEnd w:id="4079"/>
        <w:bookmarkEnd w:id="4080"/>
        <w:bookmarkEnd w:id="4081"/>
        <w:bookmarkEnd w:id="4082"/>
        <w:bookmarkEnd w:id="4083"/>
        <w:bookmarkEnd w:id="4084"/>
      </w:tr>
      <w:tr w:rsidR="00F868F1" w:rsidRPr="00324902" w:rsidDel="003C5825" w14:paraId="4CB00FA5" w14:textId="257B5AA2" w:rsidTr="00D75B30">
        <w:trPr>
          <w:del w:id="4085" w:author="Tristan Stark" w:date="2020-09-15T21:03:00Z"/>
        </w:trPr>
        <w:tc>
          <w:tcPr>
            <w:tcW w:w="4315" w:type="dxa"/>
          </w:tcPr>
          <w:p w14:paraId="6B5F0D22" w14:textId="3755B2F6" w:rsidR="00F868F1" w:rsidRPr="00324902" w:rsidDel="003C5825" w:rsidRDefault="00F868F1" w:rsidP="00D75B30">
            <w:pPr>
              <w:rPr>
                <w:del w:id="4086" w:author="Tristan Stark" w:date="2020-09-15T21:03:00Z"/>
              </w:rPr>
            </w:pPr>
            <w:del w:id="4087" w:author="Tristan Stark" w:date="2020-09-15T21:03:00Z">
              <w:r w:rsidRPr="00324902" w:rsidDel="003C5825">
                <w:delText>Task 2</w:delText>
              </w:r>
              <w:bookmarkStart w:id="4088" w:name="_Toc51143009"/>
              <w:bookmarkStart w:id="4089" w:name="_Toc51225644"/>
              <w:bookmarkStart w:id="4090" w:name="_Toc51226151"/>
              <w:bookmarkStart w:id="4091" w:name="_Toc51226465"/>
              <w:bookmarkStart w:id="4092" w:name="_Toc51228465"/>
              <w:bookmarkStart w:id="4093" w:name="_Toc51228972"/>
              <w:bookmarkStart w:id="4094" w:name="_Toc51229260"/>
              <w:bookmarkStart w:id="4095" w:name="_Toc51230417"/>
              <w:bookmarkStart w:id="4096" w:name="_Toc51230705"/>
              <w:bookmarkEnd w:id="4088"/>
              <w:bookmarkEnd w:id="4089"/>
              <w:bookmarkEnd w:id="4090"/>
              <w:bookmarkEnd w:id="4091"/>
              <w:bookmarkEnd w:id="4092"/>
              <w:bookmarkEnd w:id="4093"/>
              <w:bookmarkEnd w:id="4094"/>
              <w:bookmarkEnd w:id="4095"/>
              <w:bookmarkEnd w:id="4096"/>
            </w:del>
          </w:p>
        </w:tc>
        <w:tc>
          <w:tcPr>
            <w:tcW w:w="4315" w:type="dxa"/>
          </w:tcPr>
          <w:p w14:paraId="3887CC29" w14:textId="7B0C6493" w:rsidR="00F868F1" w:rsidRPr="00324902" w:rsidDel="003C5825" w:rsidRDefault="00F868F1" w:rsidP="00D75B30">
            <w:pPr>
              <w:rPr>
                <w:del w:id="4097" w:author="Tristan Stark" w:date="2020-09-15T21:03:00Z"/>
              </w:rPr>
            </w:pPr>
            <w:del w:id="4098" w:author="Tristan Stark" w:date="2020-09-15T21:03:00Z">
              <w:r w:rsidRPr="00324902" w:rsidDel="003C5825">
                <w:delText>Tool 1</w:delText>
              </w:r>
              <w:r w:rsidRPr="00324902" w:rsidDel="003C5825">
                <w:br/>
                <w:delText>Tool 2</w:delText>
              </w:r>
              <w:bookmarkStart w:id="4099" w:name="_Toc51143010"/>
              <w:bookmarkStart w:id="4100" w:name="_Toc51225645"/>
              <w:bookmarkStart w:id="4101" w:name="_Toc51226152"/>
              <w:bookmarkStart w:id="4102" w:name="_Toc51226466"/>
              <w:bookmarkStart w:id="4103" w:name="_Toc51228466"/>
              <w:bookmarkStart w:id="4104" w:name="_Toc51228973"/>
              <w:bookmarkStart w:id="4105" w:name="_Toc51229261"/>
              <w:bookmarkStart w:id="4106" w:name="_Toc51230418"/>
              <w:bookmarkStart w:id="4107" w:name="_Toc51230706"/>
              <w:bookmarkEnd w:id="4099"/>
              <w:bookmarkEnd w:id="4100"/>
              <w:bookmarkEnd w:id="4101"/>
              <w:bookmarkEnd w:id="4102"/>
              <w:bookmarkEnd w:id="4103"/>
              <w:bookmarkEnd w:id="4104"/>
              <w:bookmarkEnd w:id="4105"/>
              <w:bookmarkEnd w:id="4106"/>
              <w:bookmarkEnd w:id="4107"/>
            </w:del>
          </w:p>
        </w:tc>
        <w:bookmarkStart w:id="4108" w:name="_Toc51143011"/>
        <w:bookmarkStart w:id="4109" w:name="_Toc51225646"/>
        <w:bookmarkStart w:id="4110" w:name="_Toc51226153"/>
        <w:bookmarkStart w:id="4111" w:name="_Toc51226467"/>
        <w:bookmarkStart w:id="4112" w:name="_Toc51228467"/>
        <w:bookmarkStart w:id="4113" w:name="_Toc51228974"/>
        <w:bookmarkStart w:id="4114" w:name="_Toc51229262"/>
        <w:bookmarkStart w:id="4115" w:name="_Toc51230419"/>
        <w:bookmarkStart w:id="4116" w:name="_Toc51230707"/>
        <w:bookmarkEnd w:id="4108"/>
        <w:bookmarkEnd w:id="4109"/>
        <w:bookmarkEnd w:id="4110"/>
        <w:bookmarkEnd w:id="4111"/>
        <w:bookmarkEnd w:id="4112"/>
        <w:bookmarkEnd w:id="4113"/>
        <w:bookmarkEnd w:id="4114"/>
        <w:bookmarkEnd w:id="4115"/>
        <w:bookmarkEnd w:id="4116"/>
      </w:tr>
    </w:tbl>
    <w:p w14:paraId="1955031D" w14:textId="0850BCD1" w:rsidR="00F868F1" w:rsidRPr="00324902" w:rsidDel="003C5825" w:rsidRDefault="00F868F1" w:rsidP="00F868F1">
      <w:pPr>
        <w:rPr>
          <w:del w:id="4117" w:author="Tristan Stark" w:date="2020-09-15T21:03:00Z"/>
        </w:rPr>
      </w:pPr>
      <w:bookmarkStart w:id="4118" w:name="_Toc51143012"/>
      <w:bookmarkStart w:id="4119" w:name="_Toc51225647"/>
      <w:bookmarkStart w:id="4120" w:name="_Toc51226154"/>
      <w:bookmarkStart w:id="4121" w:name="_Toc51226468"/>
      <w:bookmarkStart w:id="4122" w:name="_Toc51228468"/>
      <w:bookmarkStart w:id="4123" w:name="_Toc51228975"/>
      <w:bookmarkStart w:id="4124" w:name="_Toc51229263"/>
      <w:bookmarkStart w:id="4125" w:name="_Toc51230420"/>
      <w:bookmarkStart w:id="4126" w:name="_Toc51230708"/>
      <w:bookmarkEnd w:id="4118"/>
      <w:bookmarkEnd w:id="4119"/>
      <w:bookmarkEnd w:id="4120"/>
      <w:bookmarkEnd w:id="4121"/>
      <w:bookmarkEnd w:id="4122"/>
      <w:bookmarkEnd w:id="4123"/>
      <w:bookmarkEnd w:id="4124"/>
      <w:bookmarkEnd w:id="4125"/>
      <w:bookmarkEnd w:id="4126"/>
    </w:p>
    <w:p w14:paraId="6D651EAA" w14:textId="6794DEC5" w:rsidR="00F868F1" w:rsidRPr="00324902" w:rsidDel="003C5825" w:rsidRDefault="00F868F1" w:rsidP="00F868F1">
      <w:pPr>
        <w:pStyle w:val="Heading4"/>
        <w:rPr>
          <w:del w:id="4127" w:author="Tristan Stark" w:date="2020-09-15T21:03:00Z"/>
        </w:rPr>
      </w:pPr>
      <w:del w:id="4128" w:author="Tristan Stark" w:date="2020-09-15T21:03:00Z">
        <w:r w:rsidRPr="00324902" w:rsidDel="003C5825">
          <w:delText>[Equipment]</w:delText>
        </w:r>
        <w:bookmarkStart w:id="4129" w:name="_Toc51143013"/>
        <w:bookmarkStart w:id="4130" w:name="_Toc51225648"/>
        <w:bookmarkStart w:id="4131" w:name="_Toc51226155"/>
        <w:bookmarkStart w:id="4132" w:name="_Toc51226469"/>
        <w:bookmarkStart w:id="4133" w:name="_Toc51228469"/>
        <w:bookmarkStart w:id="4134" w:name="_Toc51228976"/>
        <w:bookmarkStart w:id="4135" w:name="_Toc51229264"/>
        <w:bookmarkStart w:id="4136" w:name="_Toc51230421"/>
        <w:bookmarkStart w:id="4137" w:name="_Toc51230709"/>
        <w:bookmarkEnd w:id="4129"/>
        <w:bookmarkEnd w:id="4130"/>
        <w:bookmarkEnd w:id="4131"/>
        <w:bookmarkEnd w:id="4132"/>
        <w:bookmarkEnd w:id="4133"/>
        <w:bookmarkEnd w:id="4134"/>
        <w:bookmarkEnd w:id="4135"/>
        <w:bookmarkEnd w:id="4136"/>
        <w:bookmarkEnd w:id="4137"/>
      </w:del>
    </w:p>
    <w:p w14:paraId="175F4393" w14:textId="263FE075" w:rsidR="00F868F1" w:rsidRPr="00324902" w:rsidDel="003C5825" w:rsidRDefault="00F868F1" w:rsidP="00A67AF7">
      <w:pPr>
        <w:rPr>
          <w:del w:id="4138" w:author="Tristan Stark" w:date="2020-09-15T21:03:00Z"/>
        </w:rPr>
      </w:pPr>
      <w:del w:id="4139" w:author="Tristan Stark" w:date="2020-09-15T21:03:00Z">
        <w:r w:rsidRPr="00324902" w:rsidDel="003C5825">
          <w:delText>The following equipment is needed for reparation tasks:</w:delText>
        </w:r>
        <w:bookmarkStart w:id="4140" w:name="_Toc51143014"/>
        <w:bookmarkStart w:id="4141" w:name="_Toc51225649"/>
        <w:bookmarkStart w:id="4142" w:name="_Toc51226156"/>
        <w:bookmarkStart w:id="4143" w:name="_Toc51226470"/>
        <w:bookmarkStart w:id="4144" w:name="_Toc51228470"/>
        <w:bookmarkStart w:id="4145" w:name="_Toc51228977"/>
        <w:bookmarkStart w:id="4146" w:name="_Toc51229265"/>
        <w:bookmarkStart w:id="4147" w:name="_Toc51230422"/>
        <w:bookmarkStart w:id="4148" w:name="_Toc51230710"/>
        <w:bookmarkEnd w:id="4140"/>
        <w:bookmarkEnd w:id="4141"/>
        <w:bookmarkEnd w:id="4142"/>
        <w:bookmarkEnd w:id="4143"/>
        <w:bookmarkEnd w:id="4144"/>
        <w:bookmarkEnd w:id="4145"/>
        <w:bookmarkEnd w:id="4146"/>
        <w:bookmarkEnd w:id="4147"/>
        <w:bookmarkEnd w:id="4148"/>
      </w:del>
    </w:p>
    <w:tbl>
      <w:tblPr>
        <w:tblStyle w:val="Table"/>
        <w:tblW w:w="0" w:type="auto"/>
        <w:tblLook w:val="04A0" w:firstRow="1" w:lastRow="0" w:firstColumn="1" w:lastColumn="0" w:noHBand="0" w:noVBand="1"/>
      </w:tblPr>
      <w:tblGrid>
        <w:gridCol w:w="4315"/>
        <w:gridCol w:w="4315"/>
      </w:tblGrid>
      <w:tr w:rsidR="00F868F1" w:rsidRPr="00324902" w:rsidDel="003C5825" w14:paraId="11926A36" w14:textId="3D9A7C2C" w:rsidTr="00D75B30">
        <w:trPr>
          <w:del w:id="4149" w:author="Tristan Stark" w:date="2020-09-15T21:03:00Z"/>
        </w:trPr>
        <w:tc>
          <w:tcPr>
            <w:tcW w:w="4315" w:type="dxa"/>
          </w:tcPr>
          <w:p w14:paraId="3CB016E6" w14:textId="45313E6E" w:rsidR="00F868F1" w:rsidRPr="00324902" w:rsidDel="003C5825" w:rsidRDefault="00F868F1" w:rsidP="00D75B30">
            <w:pPr>
              <w:cnfStyle w:val="100000000000" w:firstRow="1" w:lastRow="0" w:firstColumn="0" w:lastColumn="0" w:oddVBand="0" w:evenVBand="0" w:oddHBand="0" w:evenHBand="0" w:firstRowFirstColumn="0" w:firstRowLastColumn="0" w:lastRowFirstColumn="0" w:lastRowLastColumn="0"/>
              <w:rPr>
                <w:del w:id="4150" w:author="Tristan Stark" w:date="2020-09-15T21:03:00Z"/>
              </w:rPr>
            </w:pPr>
            <w:del w:id="4151" w:author="Tristan Stark" w:date="2020-09-15T21:03:00Z">
              <w:r w:rsidRPr="00324902" w:rsidDel="003C5825">
                <w:delText>Task</w:delText>
              </w:r>
              <w:bookmarkStart w:id="4152" w:name="_Toc51143015"/>
              <w:bookmarkStart w:id="4153" w:name="_Toc51225650"/>
              <w:bookmarkStart w:id="4154" w:name="_Toc51226157"/>
              <w:bookmarkStart w:id="4155" w:name="_Toc51226471"/>
              <w:bookmarkStart w:id="4156" w:name="_Toc51228471"/>
              <w:bookmarkStart w:id="4157" w:name="_Toc51228978"/>
              <w:bookmarkStart w:id="4158" w:name="_Toc51229266"/>
              <w:bookmarkStart w:id="4159" w:name="_Toc51230423"/>
              <w:bookmarkStart w:id="4160" w:name="_Toc51230711"/>
              <w:bookmarkEnd w:id="4152"/>
              <w:bookmarkEnd w:id="4153"/>
              <w:bookmarkEnd w:id="4154"/>
              <w:bookmarkEnd w:id="4155"/>
              <w:bookmarkEnd w:id="4156"/>
              <w:bookmarkEnd w:id="4157"/>
              <w:bookmarkEnd w:id="4158"/>
              <w:bookmarkEnd w:id="4159"/>
              <w:bookmarkEnd w:id="4160"/>
            </w:del>
          </w:p>
        </w:tc>
        <w:tc>
          <w:tcPr>
            <w:tcW w:w="4315" w:type="dxa"/>
          </w:tcPr>
          <w:p w14:paraId="4A6B4DBF" w14:textId="3F3A60A5" w:rsidR="00F868F1" w:rsidRPr="00324902" w:rsidDel="003C5825" w:rsidRDefault="00F868F1" w:rsidP="00D75B30">
            <w:pPr>
              <w:cnfStyle w:val="100000000000" w:firstRow="1" w:lastRow="0" w:firstColumn="0" w:lastColumn="0" w:oddVBand="0" w:evenVBand="0" w:oddHBand="0" w:evenHBand="0" w:firstRowFirstColumn="0" w:firstRowLastColumn="0" w:lastRowFirstColumn="0" w:lastRowLastColumn="0"/>
              <w:rPr>
                <w:del w:id="4161" w:author="Tristan Stark" w:date="2020-09-15T21:03:00Z"/>
              </w:rPr>
            </w:pPr>
            <w:del w:id="4162" w:author="Tristan Stark" w:date="2020-09-15T21:03:00Z">
              <w:r w:rsidRPr="00324902" w:rsidDel="003C5825">
                <w:delText>Tools</w:delText>
              </w:r>
              <w:bookmarkStart w:id="4163" w:name="_Toc51143016"/>
              <w:bookmarkStart w:id="4164" w:name="_Toc51225651"/>
              <w:bookmarkStart w:id="4165" w:name="_Toc51226158"/>
              <w:bookmarkStart w:id="4166" w:name="_Toc51226472"/>
              <w:bookmarkStart w:id="4167" w:name="_Toc51228472"/>
              <w:bookmarkStart w:id="4168" w:name="_Toc51228979"/>
              <w:bookmarkStart w:id="4169" w:name="_Toc51229267"/>
              <w:bookmarkStart w:id="4170" w:name="_Toc51230424"/>
              <w:bookmarkStart w:id="4171" w:name="_Toc51230712"/>
              <w:bookmarkEnd w:id="4163"/>
              <w:bookmarkEnd w:id="4164"/>
              <w:bookmarkEnd w:id="4165"/>
              <w:bookmarkEnd w:id="4166"/>
              <w:bookmarkEnd w:id="4167"/>
              <w:bookmarkEnd w:id="4168"/>
              <w:bookmarkEnd w:id="4169"/>
              <w:bookmarkEnd w:id="4170"/>
              <w:bookmarkEnd w:id="4171"/>
            </w:del>
          </w:p>
        </w:tc>
        <w:bookmarkStart w:id="4172" w:name="_Toc51143017"/>
        <w:bookmarkStart w:id="4173" w:name="_Toc51225652"/>
        <w:bookmarkStart w:id="4174" w:name="_Toc51226159"/>
        <w:bookmarkStart w:id="4175" w:name="_Toc51226473"/>
        <w:bookmarkStart w:id="4176" w:name="_Toc51228473"/>
        <w:bookmarkStart w:id="4177" w:name="_Toc51228980"/>
        <w:bookmarkStart w:id="4178" w:name="_Toc51229268"/>
        <w:bookmarkStart w:id="4179" w:name="_Toc51230425"/>
        <w:bookmarkStart w:id="4180" w:name="_Toc51230713"/>
        <w:bookmarkEnd w:id="4172"/>
        <w:bookmarkEnd w:id="4173"/>
        <w:bookmarkEnd w:id="4174"/>
        <w:bookmarkEnd w:id="4175"/>
        <w:bookmarkEnd w:id="4176"/>
        <w:bookmarkEnd w:id="4177"/>
        <w:bookmarkEnd w:id="4178"/>
        <w:bookmarkEnd w:id="4179"/>
        <w:bookmarkEnd w:id="4180"/>
      </w:tr>
      <w:tr w:rsidR="00F868F1" w:rsidRPr="00324902" w:rsidDel="003C5825" w14:paraId="142F410A" w14:textId="790D4AC1" w:rsidTr="00D75B30">
        <w:trPr>
          <w:del w:id="4181" w:author="Tristan Stark" w:date="2020-09-15T21:03:00Z"/>
        </w:trPr>
        <w:tc>
          <w:tcPr>
            <w:tcW w:w="4315" w:type="dxa"/>
          </w:tcPr>
          <w:p w14:paraId="39015A95" w14:textId="449A70A9" w:rsidR="00F868F1" w:rsidRPr="00324902" w:rsidDel="003C5825" w:rsidRDefault="00F868F1" w:rsidP="00D75B30">
            <w:pPr>
              <w:rPr>
                <w:del w:id="4182" w:author="Tristan Stark" w:date="2020-09-15T21:03:00Z"/>
              </w:rPr>
            </w:pPr>
            <w:del w:id="4183" w:author="Tristan Stark" w:date="2020-09-15T21:03:00Z">
              <w:r w:rsidRPr="00324902" w:rsidDel="003C5825">
                <w:delText>Task 1</w:delText>
              </w:r>
              <w:bookmarkStart w:id="4184" w:name="_Toc51143018"/>
              <w:bookmarkStart w:id="4185" w:name="_Toc51225653"/>
              <w:bookmarkStart w:id="4186" w:name="_Toc51226160"/>
              <w:bookmarkStart w:id="4187" w:name="_Toc51226474"/>
              <w:bookmarkStart w:id="4188" w:name="_Toc51228474"/>
              <w:bookmarkStart w:id="4189" w:name="_Toc51228981"/>
              <w:bookmarkStart w:id="4190" w:name="_Toc51229269"/>
              <w:bookmarkStart w:id="4191" w:name="_Toc51230426"/>
              <w:bookmarkStart w:id="4192" w:name="_Toc51230714"/>
              <w:bookmarkEnd w:id="4184"/>
              <w:bookmarkEnd w:id="4185"/>
              <w:bookmarkEnd w:id="4186"/>
              <w:bookmarkEnd w:id="4187"/>
              <w:bookmarkEnd w:id="4188"/>
              <w:bookmarkEnd w:id="4189"/>
              <w:bookmarkEnd w:id="4190"/>
              <w:bookmarkEnd w:id="4191"/>
              <w:bookmarkEnd w:id="4192"/>
            </w:del>
          </w:p>
        </w:tc>
        <w:tc>
          <w:tcPr>
            <w:tcW w:w="4315" w:type="dxa"/>
          </w:tcPr>
          <w:p w14:paraId="03FCCC1E" w14:textId="1360864F" w:rsidR="00F868F1" w:rsidRPr="00324902" w:rsidDel="003C5825" w:rsidRDefault="00F868F1" w:rsidP="00D75B30">
            <w:pPr>
              <w:rPr>
                <w:del w:id="4193" w:author="Tristan Stark" w:date="2020-09-15T21:03:00Z"/>
              </w:rPr>
            </w:pPr>
            <w:del w:id="4194" w:author="Tristan Stark" w:date="2020-09-15T21:03:00Z">
              <w:r w:rsidRPr="00324902" w:rsidDel="003C5825">
                <w:delText>Equipment 1</w:delText>
              </w:r>
              <w:r w:rsidRPr="00324902" w:rsidDel="003C5825">
                <w:br/>
                <w:delText>Equipment 2</w:delText>
              </w:r>
              <w:r w:rsidRPr="00324902" w:rsidDel="003C5825">
                <w:br/>
                <w:delText>Equipment 3</w:delText>
              </w:r>
              <w:bookmarkStart w:id="4195" w:name="_Toc51143019"/>
              <w:bookmarkStart w:id="4196" w:name="_Toc51225654"/>
              <w:bookmarkStart w:id="4197" w:name="_Toc51226161"/>
              <w:bookmarkStart w:id="4198" w:name="_Toc51226475"/>
              <w:bookmarkStart w:id="4199" w:name="_Toc51228475"/>
              <w:bookmarkStart w:id="4200" w:name="_Toc51228982"/>
              <w:bookmarkStart w:id="4201" w:name="_Toc51229270"/>
              <w:bookmarkStart w:id="4202" w:name="_Toc51230427"/>
              <w:bookmarkStart w:id="4203" w:name="_Toc51230715"/>
              <w:bookmarkEnd w:id="4195"/>
              <w:bookmarkEnd w:id="4196"/>
              <w:bookmarkEnd w:id="4197"/>
              <w:bookmarkEnd w:id="4198"/>
              <w:bookmarkEnd w:id="4199"/>
              <w:bookmarkEnd w:id="4200"/>
              <w:bookmarkEnd w:id="4201"/>
              <w:bookmarkEnd w:id="4202"/>
              <w:bookmarkEnd w:id="4203"/>
            </w:del>
          </w:p>
        </w:tc>
        <w:bookmarkStart w:id="4204" w:name="_Toc51143020"/>
        <w:bookmarkStart w:id="4205" w:name="_Toc51225655"/>
        <w:bookmarkStart w:id="4206" w:name="_Toc51226162"/>
        <w:bookmarkStart w:id="4207" w:name="_Toc51226476"/>
        <w:bookmarkStart w:id="4208" w:name="_Toc51228476"/>
        <w:bookmarkStart w:id="4209" w:name="_Toc51228983"/>
        <w:bookmarkStart w:id="4210" w:name="_Toc51229271"/>
        <w:bookmarkStart w:id="4211" w:name="_Toc51230428"/>
        <w:bookmarkStart w:id="4212" w:name="_Toc51230716"/>
        <w:bookmarkEnd w:id="4204"/>
        <w:bookmarkEnd w:id="4205"/>
        <w:bookmarkEnd w:id="4206"/>
        <w:bookmarkEnd w:id="4207"/>
        <w:bookmarkEnd w:id="4208"/>
        <w:bookmarkEnd w:id="4209"/>
        <w:bookmarkEnd w:id="4210"/>
        <w:bookmarkEnd w:id="4211"/>
        <w:bookmarkEnd w:id="4212"/>
      </w:tr>
      <w:tr w:rsidR="00F868F1" w:rsidRPr="00324902" w:rsidDel="003C5825" w14:paraId="7E64FF74" w14:textId="107EE9B0" w:rsidTr="00D75B30">
        <w:trPr>
          <w:del w:id="4213" w:author="Tristan Stark" w:date="2020-09-15T21:03:00Z"/>
        </w:trPr>
        <w:tc>
          <w:tcPr>
            <w:tcW w:w="4315" w:type="dxa"/>
          </w:tcPr>
          <w:p w14:paraId="73DEE190" w14:textId="225CEE82" w:rsidR="00F868F1" w:rsidRPr="00324902" w:rsidDel="003C5825" w:rsidRDefault="00F868F1" w:rsidP="00D75B30">
            <w:pPr>
              <w:rPr>
                <w:del w:id="4214" w:author="Tristan Stark" w:date="2020-09-15T21:03:00Z"/>
              </w:rPr>
            </w:pPr>
            <w:del w:id="4215" w:author="Tristan Stark" w:date="2020-09-15T21:03:00Z">
              <w:r w:rsidRPr="00324902" w:rsidDel="003C5825">
                <w:delText>Task 2</w:delText>
              </w:r>
              <w:bookmarkStart w:id="4216" w:name="_Toc51143021"/>
              <w:bookmarkStart w:id="4217" w:name="_Toc51225656"/>
              <w:bookmarkStart w:id="4218" w:name="_Toc51226163"/>
              <w:bookmarkStart w:id="4219" w:name="_Toc51226477"/>
              <w:bookmarkStart w:id="4220" w:name="_Toc51228477"/>
              <w:bookmarkStart w:id="4221" w:name="_Toc51228984"/>
              <w:bookmarkStart w:id="4222" w:name="_Toc51229272"/>
              <w:bookmarkStart w:id="4223" w:name="_Toc51230429"/>
              <w:bookmarkStart w:id="4224" w:name="_Toc51230717"/>
              <w:bookmarkEnd w:id="4216"/>
              <w:bookmarkEnd w:id="4217"/>
              <w:bookmarkEnd w:id="4218"/>
              <w:bookmarkEnd w:id="4219"/>
              <w:bookmarkEnd w:id="4220"/>
              <w:bookmarkEnd w:id="4221"/>
              <w:bookmarkEnd w:id="4222"/>
              <w:bookmarkEnd w:id="4223"/>
              <w:bookmarkEnd w:id="4224"/>
            </w:del>
          </w:p>
        </w:tc>
        <w:tc>
          <w:tcPr>
            <w:tcW w:w="4315" w:type="dxa"/>
          </w:tcPr>
          <w:p w14:paraId="488055B6" w14:textId="691973DE" w:rsidR="00F868F1" w:rsidRPr="00324902" w:rsidDel="003C5825" w:rsidRDefault="00F868F1" w:rsidP="00D75B30">
            <w:pPr>
              <w:rPr>
                <w:del w:id="4225" w:author="Tristan Stark" w:date="2020-09-15T21:03:00Z"/>
              </w:rPr>
            </w:pPr>
            <w:del w:id="4226" w:author="Tristan Stark" w:date="2020-09-15T21:03:00Z">
              <w:r w:rsidRPr="00324902" w:rsidDel="003C5825">
                <w:delText>Equipment 1</w:delText>
              </w:r>
              <w:r w:rsidRPr="00324902" w:rsidDel="003C5825">
                <w:br/>
                <w:delText>Equipment 2</w:delText>
              </w:r>
              <w:bookmarkStart w:id="4227" w:name="_Toc51143022"/>
              <w:bookmarkStart w:id="4228" w:name="_Toc51225657"/>
              <w:bookmarkStart w:id="4229" w:name="_Toc51226164"/>
              <w:bookmarkStart w:id="4230" w:name="_Toc51226478"/>
              <w:bookmarkStart w:id="4231" w:name="_Toc51228478"/>
              <w:bookmarkStart w:id="4232" w:name="_Toc51228985"/>
              <w:bookmarkStart w:id="4233" w:name="_Toc51229273"/>
              <w:bookmarkStart w:id="4234" w:name="_Toc51230430"/>
              <w:bookmarkStart w:id="4235" w:name="_Toc51230718"/>
              <w:bookmarkEnd w:id="4227"/>
              <w:bookmarkEnd w:id="4228"/>
              <w:bookmarkEnd w:id="4229"/>
              <w:bookmarkEnd w:id="4230"/>
              <w:bookmarkEnd w:id="4231"/>
              <w:bookmarkEnd w:id="4232"/>
              <w:bookmarkEnd w:id="4233"/>
              <w:bookmarkEnd w:id="4234"/>
              <w:bookmarkEnd w:id="4235"/>
            </w:del>
          </w:p>
        </w:tc>
        <w:bookmarkStart w:id="4236" w:name="_Toc51143023"/>
        <w:bookmarkStart w:id="4237" w:name="_Toc51225658"/>
        <w:bookmarkStart w:id="4238" w:name="_Toc51226165"/>
        <w:bookmarkStart w:id="4239" w:name="_Toc51226479"/>
        <w:bookmarkStart w:id="4240" w:name="_Toc51228479"/>
        <w:bookmarkStart w:id="4241" w:name="_Toc51228986"/>
        <w:bookmarkStart w:id="4242" w:name="_Toc51229274"/>
        <w:bookmarkStart w:id="4243" w:name="_Toc51230431"/>
        <w:bookmarkStart w:id="4244" w:name="_Toc51230719"/>
        <w:bookmarkEnd w:id="4236"/>
        <w:bookmarkEnd w:id="4237"/>
        <w:bookmarkEnd w:id="4238"/>
        <w:bookmarkEnd w:id="4239"/>
        <w:bookmarkEnd w:id="4240"/>
        <w:bookmarkEnd w:id="4241"/>
        <w:bookmarkEnd w:id="4242"/>
        <w:bookmarkEnd w:id="4243"/>
        <w:bookmarkEnd w:id="4244"/>
      </w:tr>
    </w:tbl>
    <w:p w14:paraId="5E425C41" w14:textId="28745A4F" w:rsidR="002D38B1" w:rsidRPr="00324902" w:rsidDel="003C5825" w:rsidRDefault="005B6122" w:rsidP="002D38B1">
      <w:pPr>
        <w:pStyle w:val="Heading1"/>
        <w:rPr>
          <w:del w:id="4245" w:author="Tristan Stark" w:date="2020-09-15T21:03:00Z"/>
          <w:rFonts w:cstheme="majorHAnsi"/>
          <w:color w:val="000000"/>
        </w:rPr>
      </w:pPr>
      <w:del w:id="4246" w:author="Tristan Stark" w:date="2020-09-15T21:03:00Z">
        <w:r w:rsidRPr="00324902" w:rsidDel="003C5825">
          <w:rPr>
            <w:rFonts w:cstheme="majorHAnsi"/>
            <w:color w:val="000000"/>
          </w:rPr>
          <w:delText>Appendices</w:delText>
        </w:r>
        <w:bookmarkStart w:id="4247" w:name="_Toc51143024"/>
        <w:bookmarkStart w:id="4248" w:name="_Toc51225659"/>
        <w:bookmarkStart w:id="4249" w:name="_Toc51226166"/>
        <w:bookmarkStart w:id="4250" w:name="_Toc51226480"/>
        <w:bookmarkStart w:id="4251" w:name="_Toc51228480"/>
        <w:bookmarkStart w:id="4252" w:name="_Toc51228987"/>
        <w:bookmarkStart w:id="4253" w:name="_Toc51229275"/>
        <w:bookmarkStart w:id="4254" w:name="_Toc51230432"/>
        <w:bookmarkStart w:id="4255" w:name="_Toc51230720"/>
        <w:bookmarkEnd w:id="4247"/>
        <w:bookmarkEnd w:id="4248"/>
        <w:bookmarkEnd w:id="4249"/>
        <w:bookmarkEnd w:id="4250"/>
        <w:bookmarkEnd w:id="4251"/>
        <w:bookmarkEnd w:id="4252"/>
        <w:bookmarkEnd w:id="4253"/>
        <w:bookmarkEnd w:id="4254"/>
        <w:bookmarkEnd w:id="4255"/>
      </w:del>
    </w:p>
    <w:p w14:paraId="32DA04E1" w14:textId="78F0FDE3" w:rsidR="002D38B1" w:rsidRPr="00324902" w:rsidDel="003C5825" w:rsidRDefault="000A3EEA" w:rsidP="002D38B1">
      <w:pPr>
        <w:pStyle w:val="Heading2"/>
        <w:rPr>
          <w:del w:id="4256" w:author="Tristan Stark" w:date="2020-09-15T21:03:00Z"/>
        </w:rPr>
      </w:pPr>
      <w:del w:id="4257" w:author="Tristan Stark" w:date="2020-09-15T21:03:00Z">
        <w:r w:rsidRPr="00324902" w:rsidDel="003C5825">
          <w:delText>Supplied Accessories, Consumables and Spare Parts</w:delText>
        </w:r>
        <w:bookmarkStart w:id="4258" w:name="_Toc51143025"/>
        <w:bookmarkStart w:id="4259" w:name="_Toc51225660"/>
        <w:bookmarkStart w:id="4260" w:name="_Toc51226167"/>
        <w:bookmarkStart w:id="4261" w:name="_Toc51226481"/>
        <w:bookmarkStart w:id="4262" w:name="_Toc51228481"/>
        <w:bookmarkStart w:id="4263" w:name="_Toc51228988"/>
        <w:bookmarkStart w:id="4264" w:name="_Toc51229276"/>
        <w:bookmarkStart w:id="4265" w:name="_Toc51230433"/>
        <w:bookmarkStart w:id="4266" w:name="_Toc51230721"/>
        <w:bookmarkEnd w:id="4258"/>
        <w:bookmarkEnd w:id="4259"/>
        <w:bookmarkEnd w:id="4260"/>
        <w:bookmarkEnd w:id="4261"/>
        <w:bookmarkEnd w:id="4262"/>
        <w:bookmarkEnd w:id="4263"/>
        <w:bookmarkEnd w:id="4264"/>
        <w:bookmarkEnd w:id="4265"/>
        <w:bookmarkEnd w:id="4266"/>
      </w:del>
    </w:p>
    <w:p w14:paraId="497B1D44" w14:textId="4E397BCB" w:rsidR="000A3EEA" w:rsidRPr="00324902" w:rsidDel="003C5825" w:rsidRDefault="000A3EEA" w:rsidP="000A3EEA">
      <w:pPr>
        <w:pStyle w:val="Heading3"/>
        <w:rPr>
          <w:del w:id="4267" w:author="Tristan Stark" w:date="2020-09-15T21:03:00Z"/>
        </w:rPr>
      </w:pPr>
      <w:del w:id="4268" w:author="Tristan Stark" w:date="2020-09-15T21:03:00Z">
        <w:r w:rsidRPr="00324902" w:rsidDel="003C5825">
          <w:delText>Supplied accessories</w:delText>
        </w:r>
        <w:bookmarkStart w:id="4269" w:name="_Toc51143026"/>
        <w:bookmarkStart w:id="4270" w:name="_Toc51225661"/>
        <w:bookmarkStart w:id="4271" w:name="_Toc51226168"/>
        <w:bookmarkStart w:id="4272" w:name="_Toc51226482"/>
        <w:bookmarkStart w:id="4273" w:name="_Toc51228482"/>
        <w:bookmarkStart w:id="4274" w:name="_Toc51228989"/>
        <w:bookmarkStart w:id="4275" w:name="_Toc51229277"/>
        <w:bookmarkStart w:id="4276" w:name="_Toc51230434"/>
        <w:bookmarkStart w:id="4277" w:name="_Toc51230722"/>
        <w:bookmarkEnd w:id="4269"/>
        <w:bookmarkEnd w:id="4270"/>
        <w:bookmarkEnd w:id="4271"/>
        <w:bookmarkEnd w:id="4272"/>
        <w:bookmarkEnd w:id="4273"/>
        <w:bookmarkEnd w:id="4274"/>
        <w:bookmarkEnd w:id="4275"/>
        <w:bookmarkEnd w:id="4276"/>
        <w:bookmarkEnd w:id="4277"/>
      </w:del>
    </w:p>
    <w:tbl>
      <w:tblPr>
        <w:tblStyle w:val="Table"/>
        <w:tblW w:w="8647" w:type="dxa"/>
        <w:tblLook w:val="01E0" w:firstRow="1" w:lastRow="1" w:firstColumn="1" w:lastColumn="1" w:noHBand="0" w:noVBand="0"/>
      </w:tblPr>
      <w:tblGrid>
        <w:gridCol w:w="2694"/>
        <w:gridCol w:w="3543"/>
        <w:gridCol w:w="2410"/>
      </w:tblGrid>
      <w:tr w:rsidR="00ED56CF" w:rsidRPr="00324902" w:rsidDel="003C5825" w14:paraId="5F19D42E" w14:textId="3527526D" w:rsidTr="00304F87">
        <w:trPr>
          <w:del w:id="4278" w:author="Tristan Stark" w:date="2020-09-15T21:03:00Z"/>
        </w:trPr>
        <w:tc>
          <w:tcPr>
            <w:tcW w:w="2694" w:type="dxa"/>
          </w:tcPr>
          <w:p w14:paraId="120B6434" w14:textId="08F27A23" w:rsidR="00ED56CF" w:rsidRPr="00324902" w:rsidDel="003C5825" w:rsidRDefault="00ED56CF" w:rsidP="00304F87">
            <w:pPr>
              <w:cnfStyle w:val="100000000000" w:firstRow="1" w:lastRow="0" w:firstColumn="0" w:lastColumn="0" w:oddVBand="0" w:evenVBand="0" w:oddHBand="0" w:evenHBand="0" w:firstRowFirstColumn="0" w:firstRowLastColumn="0" w:lastRowFirstColumn="0" w:lastRowLastColumn="0"/>
              <w:rPr>
                <w:del w:id="4279" w:author="Tristan Stark" w:date="2020-09-15T21:03:00Z"/>
              </w:rPr>
            </w:pPr>
            <w:del w:id="4280" w:author="Tristan Stark" w:date="2020-09-15T21:03:00Z">
              <w:r w:rsidRPr="00324902" w:rsidDel="003C5825">
                <w:delText>Image</w:delText>
              </w:r>
              <w:bookmarkStart w:id="4281" w:name="_Toc51143027"/>
              <w:bookmarkStart w:id="4282" w:name="_Toc51225662"/>
              <w:bookmarkStart w:id="4283" w:name="_Toc51226169"/>
              <w:bookmarkStart w:id="4284" w:name="_Toc51226483"/>
              <w:bookmarkStart w:id="4285" w:name="_Toc51228483"/>
              <w:bookmarkStart w:id="4286" w:name="_Toc51228990"/>
              <w:bookmarkStart w:id="4287" w:name="_Toc51229278"/>
              <w:bookmarkStart w:id="4288" w:name="_Toc51230435"/>
              <w:bookmarkStart w:id="4289" w:name="_Toc51230723"/>
              <w:bookmarkEnd w:id="4281"/>
              <w:bookmarkEnd w:id="4282"/>
              <w:bookmarkEnd w:id="4283"/>
              <w:bookmarkEnd w:id="4284"/>
              <w:bookmarkEnd w:id="4285"/>
              <w:bookmarkEnd w:id="4286"/>
              <w:bookmarkEnd w:id="4287"/>
              <w:bookmarkEnd w:id="4288"/>
              <w:bookmarkEnd w:id="4289"/>
            </w:del>
          </w:p>
        </w:tc>
        <w:tc>
          <w:tcPr>
            <w:tcW w:w="3543" w:type="dxa"/>
          </w:tcPr>
          <w:p w14:paraId="5A0FD98F" w14:textId="2AB9A052" w:rsidR="00ED56CF" w:rsidRPr="00324902" w:rsidDel="003C5825" w:rsidRDefault="00ED56CF" w:rsidP="00304F87">
            <w:pPr>
              <w:cnfStyle w:val="100000000000" w:firstRow="1" w:lastRow="0" w:firstColumn="0" w:lastColumn="0" w:oddVBand="0" w:evenVBand="0" w:oddHBand="0" w:evenHBand="0" w:firstRowFirstColumn="0" w:firstRowLastColumn="0" w:lastRowFirstColumn="0" w:lastRowLastColumn="0"/>
              <w:rPr>
                <w:del w:id="4290" w:author="Tristan Stark" w:date="2020-09-15T21:03:00Z"/>
              </w:rPr>
            </w:pPr>
            <w:del w:id="4291" w:author="Tristan Stark" w:date="2020-09-15T21:03:00Z">
              <w:r w:rsidRPr="00324902" w:rsidDel="003C5825">
                <w:delText>Name</w:delText>
              </w:r>
              <w:bookmarkStart w:id="4292" w:name="_Toc51143028"/>
              <w:bookmarkStart w:id="4293" w:name="_Toc51225663"/>
              <w:bookmarkStart w:id="4294" w:name="_Toc51226170"/>
              <w:bookmarkStart w:id="4295" w:name="_Toc51226484"/>
              <w:bookmarkStart w:id="4296" w:name="_Toc51228484"/>
              <w:bookmarkStart w:id="4297" w:name="_Toc51228991"/>
              <w:bookmarkStart w:id="4298" w:name="_Toc51229279"/>
              <w:bookmarkStart w:id="4299" w:name="_Toc51230436"/>
              <w:bookmarkStart w:id="4300" w:name="_Toc51230724"/>
              <w:bookmarkEnd w:id="4292"/>
              <w:bookmarkEnd w:id="4293"/>
              <w:bookmarkEnd w:id="4294"/>
              <w:bookmarkEnd w:id="4295"/>
              <w:bookmarkEnd w:id="4296"/>
              <w:bookmarkEnd w:id="4297"/>
              <w:bookmarkEnd w:id="4298"/>
              <w:bookmarkEnd w:id="4299"/>
              <w:bookmarkEnd w:id="4300"/>
            </w:del>
          </w:p>
        </w:tc>
        <w:tc>
          <w:tcPr>
            <w:tcW w:w="2410" w:type="dxa"/>
          </w:tcPr>
          <w:p w14:paraId="2D1A2568" w14:textId="1D4D2F96" w:rsidR="00ED56CF" w:rsidRPr="00324902" w:rsidDel="003C5825" w:rsidRDefault="00ED56CF" w:rsidP="00304F87">
            <w:pPr>
              <w:cnfStyle w:val="100000000000" w:firstRow="1" w:lastRow="0" w:firstColumn="0" w:lastColumn="0" w:oddVBand="0" w:evenVBand="0" w:oddHBand="0" w:evenHBand="0" w:firstRowFirstColumn="0" w:firstRowLastColumn="0" w:lastRowFirstColumn="0" w:lastRowLastColumn="0"/>
              <w:rPr>
                <w:del w:id="4301" w:author="Tristan Stark" w:date="2020-09-15T21:03:00Z"/>
              </w:rPr>
            </w:pPr>
            <w:del w:id="4302" w:author="Tristan Stark" w:date="2020-09-15T21:03:00Z">
              <w:r w:rsidRPr="00324902" w:rsidDel="003C5825">
                <w:delText>Article Number</w:delText>
              </w:r>
              <w:bookmarkStart w:id="4303" w:name="_Toc51143029"/>
              <w:bookmarkStart w:id="4304" w:name="_Toc51225664"/>
              <w:bookmarkStart w:id="4305" w:name="_Toc51226171"/>
              <w:bookmarkStart w:id="4306" w:name="_Toc51226485"/>
              <w:bookmarkStart w:id="4307" w:name="_Toc51228485"/>
              <w:bookmarkStart w:id="4308" w:name="_Toc51228992"/>
              <w:bookmarkStart w:id="4309" w:name="_Toc51229280"/>
              <w:bookmarkStart w:id="4310" w:name="_Toc51230437"/>
              <w:bookmarkStart w:id="4311" w:name="_Toc51230725"/>
              <w:bookmarkEnd w:id="4303"/>
              <w:bookmarkEnd w:id="4304"/>
              <w:bookmarkEnd w:id="4305"/>
              <w:bookmarkEnd w:id="4306"/>
              <w:bookmarkEnd w:id="4307"/>
              <w:bookmarkEnd w:id="4308"/>
              <w:bookmarkEnd w:id="4309"/>
              <w:bookmarkEnd w:id="4310"/>
              <w:bookmarkEnd w:id="4311"/>
            </w:del>
          </w:p>
        </w:tc>
        <w:bookmarkStart w:id="4312" w:name="_Toc51143030"/>
        <w:bookmarkStart w:id="4313" w:name="_Toc51225665"/>
        <w:bookmarkStart w:id="4314" w:name="_Toc51226172"/>
        <w:bookmarkStart w:id="4315" w:name="_Toc51226486"/>
        <w:bookmarkStart w:id="4316" w:name="_Toc51228486"/>
        <w:bookmarkStart w:id="4317" w:name="_Toc51228993"/>
        <w:bookmarkStart w:id="4318" w:name="_Toc51229281"/>
        <w:bookmarkStart w:id="4319" w:name="_Toc51230438"/>
        <w:bookmarkStart w:id="4320" w:name="_Toc51230726"/>
        <w:bookmarkEnd w:id="4312"/>
        <w:bookmarkEnd w:id="4313"/>
        <w:bookmarkEnd w:id="4314"/>
        <w:bookmarkEnd w:id="4315"/>
        <w:bookmarkEnd w:id="4316"/>
        <w:bookmarkEnd w:id="4317"/>
        <w:bookmarkEnd w:id="4318"/>
        <w:bookmarkEnd w:id="4319"/>
        <w:bookmarkEnd w:id="4320"/>
      </w:tr>
      <w:tr w:rsidR="00ED56CF" w:rsidRPr="00324902" w:rsidDel="003C5825" w14:paraId="2CEBE220" w14:textId="33E82625" w:rsidTr="00304F87">
        <w:trPr>
          <w:del w:id="4321" w:author="Tristan Stark" w:date="2020-09-15T21:03:00Z"/>
        </w:trPr>
        <w:tc>
          <w:tcPr>
            <w:tcW w:w="2694" w:type="dxa"/>
          </w:tcPr>
          <w:p w14:paraId="7CEDDAE6" w14:textId="4091FDA2" w:rsidR="00ED56CF" w:rsidRPr="00324902" w:rsidDel="003C5825" w:rsidRDefault="00ED56CF" w:rsidP="00304F87">
            <w:pPr>
              <w:rPr>
                <w:del w:id="4322" w:author="Tristan Stark" w:date="2020-09-15T21:03:00Z"/>
              </w:rPr>
            </w:pPr>
            <w:bookmarkStart w:id="4323" w:name="_Toc51143031"/>
            <w:bookmarkStart w:id="4324" w:name="_Toc51225666"/>
            <w:bookmarkStart w:id="4325" w:name="_Toc51226173"/>
            <w:bookmarkStart w:id="4326" w:name="_Toc51226487"/>
            <w:bookmarkStart w:id="4327" w:name="_Toc51228487"/>
            <w:bookmarkStart w:id="4328" w:name="_Toc51228994"/>
            <w:bookmarkStart w:id="4329" w:name="_Toc51229282"/>
            <w:bookmarkStart w:id="4330" w:name="_Toc51230439"/>
            <w:bookmarkStart w:id="4331" w:name="_Toc51230727"/>
            <w:bookmarkEnd w:id="4323"/>
            <w:bookmarkEnd w:id="4324"/>
            <w:bookmarkEnd w:id="4325"/>
            <w:bookmarkEnd w:id="4326"/>
            <w:bookmarkEnd w:id="4327"/>
            <w:bookmarkEnd w:id="4328"/>
            <w:bookmarkEnd w:id="4329"/>
            <w:bookmarkEnd w:id="4330"/>
            <w:bookmarkEnd w:id="4331"/>
          </w:p>
        </w:tc>
        <w:tc>
          <w:tcPr>
            <w:tcW w:w="3543" w:type="dxa"/>
          </w:tcPr>
          <w:p w14:paraId="4BF3A2DD" w14:textId="3BBC081E" w:rsidR="00ED56CF" w:rsidRPr="00324902" w:rsidDel="003C5825" w:rsidRDefault="00ED56CF" w:rsidP="00304F87">
            <w:pPr>
              <w:rPr>
                <w:del w:id="4332" w:author="Tristan Stark" w:date="2020-09-15T21:03:00Z"/>
              </w:rPr>
            </w:pPr>
            <w:bookmarkStart w:id="4333" w:name="_Toc51143032"/>
            <w:bookmarkStart w:id="4334" w:name="_Toc51225667"/>
            <w:bookmarkStart w:id="4335" w:name="_Toc51226174"/>
            <w:bookmarkStart w:id="4336" w:name="_Toc51226488"/>
            <w:bookmarkStart w:id="4337" w:name="_Toc51228488"/>
            <w:bookmarkStart w:id="4338" w:name="_Toc51228995"/>
            <w:bookmarkStart w:id="4339" w:name="_Toc51229283"/>
            <w:bookmarkStart w:id="4340" w:name="_Toc51230440"/>
            <w:bookmarkStart w:id="4341" w:name="_Toc51230728"/>
            <w:bookmarkEnd w:id="4333"/>
            <w:bookmarkEnd w:id="4334"/>
            <w:bookmarkEnd w:id="4335"/>
            <w:bookmarkEnd w:id="4336"/>
            <w:bookmarkEnd w:id="4337"/>
            <w:bookmarkEnd w:id="4338"/>
            <w:bookmarkEnd w:id="4339"/>
            <w:bookmarkEnd w:id="4340"/>
            <w:bookmarkEnd w:id="4341"/>
          </w:p>
        </w:tc>
        <w:tc>
          <w:tcPr>
            <w:tcW w:w="2410" w:type="dxa"/>
          </w:tcPr>
          <w:p w14:paraId="5CBBD51F" w14:textId="37903FB0" w:rsidR="00ED56CF" w:rsidRPr="00324902" w:rsidDel="003C5825" w:rsidRDefault="00ED56CF" w:rsidP="00304F87">
            <w:pPr>
              <w:rPr>
                <w:del w:id="4342" w:author="Tristan Stark" w:date="2020-09-15T21:03:00Z"/>
              </w:rPr>
            </w:pPr>
            <w:bookmarkStart w:id="4343" w:name="_Toc51143033"/>
            <w:bookmarkStart w:id="4344" w:name="_Toc51225668"/>
            <w:bookmarkStart w:id="4345" w:name="_Toc51226175"/>
            <w:bookmarkStart w:id="4346" w:name="_Toc51226489"/>
            <w:bookmarkStart w:id="4347" w:name="_Toc51228489"/>
            <w:bookmarkStart w:id="4348" w:name="_Toc51228996"/>
            <w:bookmarkStart w:id="4349" w:name="_Toc51229284"/>
            <w:bookmarkStart w:id="4350" w:name="_Toc51230441"/>
            <w:bookmarkStart w:id="4351" w:name="_Toc51230729"/>
            <w:bookmarkEnd w:id="4343"/>
            <w:bookmarkEnd w:id="4344"/>
            <w:bookmarkEnd w:id="4345"/>
            <w:bookmarkEnd w:id="4346"/>
            <w:bookmarkEnd w:id="4347"/>
            <w:bookmarkEnd w:id="4348"/>
            <w:bookmarkEnd w:id="4349"/>
            <w:bookmarkEnd w:id="4350"/>
            <w:bookmarkEnd w:id="4351"/>
          </w:p>
        </w:tc>
        <w:bookmarkStart w:id="4352" w:name="_Toc51143034"/>
        <w:bookmarkStart w:id="4353" w:name="_Toc51225669"/>
        <w:bookmarkStart w:id="4354" w:name="_Toc51226176"/>
        <w:bookmarkStart w:id="4355" w:name="_Toc51226490"/>
        <w:bookmarkStart w:id="4356" w:name="_Toc51228490"/>
        <w:bookmarkStart w:id="4357" w:name="_Toc51228997"/>
        <w:bookmarkStart w:id="4358" w:name="_Toc51229285"/>
        <w:bookmarkStart w:id="4359" w:name="_Toc51230442"/>
        <w:bookmarkStart w:id="4360" w:name="_Toc51230730"/>
        <w:bookmarkEnd w:id="4352"/>
        <w:bookmarkEnd w:id="4353"/>
        <w:bookmarkEnd w:id="4354"/>
        <w:bookmarkEnd w:id="4355"/>
        <w:bookmarkEnd w:id="4356"/>
        <w:bookmarkEnd w:id="4357"/>
        <w:bookmarkEnd w:id="4358"/>
        <w:bookmarkEnd w:id="4359"/>
        <w:bookmarkEnd w:id="4360"/>
      </w:tr>
      <w:tr w:rsidR="00ED56CF" w:rsidRPr="00324902" w:rsidDel="003C5825" w14:paraId="674770E3" w14:textId="4556C707" w:rsidTr="00304F87">
        <w:trPr>
          <w:del w:id="4361" w:author="Tristan Stark" w:date="2020-09-15T21:03:00Z"/>
        </w:trPr>
        <w:tc>
          <w:tcPr>
            <w:tcW w:w="2694" w:type="dxa"/>
          </w:tcPr>
          <w:p w14:paraId="704EB39F" w14:textId="6C0C1FCC" w:rsidR="00ED56CF" w:rsidRPr="00324902" w:rsidDel="003C5825" w:rsidRDefault="00ED56CF" w:rsidP="00304F87">
            <w:pPr>
              <w:rPr>
                <w:del w:id="4362" w:author="Tristan Stark" w:date="2020-09-15T21:03:00Z"/>
              </w:rPr>
            </w:pPr>
            <w:bookmarkStart w:id="4363" w:name="_Toc51143035"/>
            <w:bookmarkStart w:id="4364" w:name="_Toc51225670"/>
            <w:bookmarkStart w:id="4365" w:name="_Toc51226177"/>
            <w:bookmarkStart w:id="4366" w:name="_Toc51226491"/>
            <w:bookmarkStart w:id="4367" w:name="_Toc51228491"/>
            <w:bookmarkStart w:id="4368" w:name="_Toc51228998"/>
            <w:bookmarkStart w:id="4369" w:name="_Toc51229286"/>
            <w:bookmarkStart w:id="4370" w:name="_Toc51230443"/>
            <w:bookmarkStart w:id="4371" w:name="_Toc51230731"/>
            <w:bookmarkEnd w:id="4363"/>
            <w:bookmarkEnd w:id="4364"/>
            <w:bookmarkEnd w:id="4365"/>
            <w:bookmarkEnd w:id="4366"/>
            <w:bookmarkEnd w:id="4367"/>
            <w:bookmarkEnd w:id="4368"/>
            <w:bookmarkEnd w:id="4369"/>
            <w:bookmarkEnd w:id="4370"/>
            <w:bookmarkEnd w:id="4371"/>
          </w:p>
        </w:tc>
        <w:tc>
          <w:tcPr>
            <w:tcW w:w="3543" w:type="dxa"/>
          </w:tcPr>
          <w:p w14:paraId="164DDE57" w14:textId="282CC474" w:rsidR="00ED56CF" w:rsidRPr="00324902" w:rsidDel="003C5825" w:rsidRDefault="00ED56CF" w:rsidP="00304F87">
            <w:pPr>
              <w:rPr>
                <w:del w:id="4372" w:author="Tristan Stark" w:date="2020-09-15T21:03:00Z"/>
              </w:rPr>
            </w:pPr>
            <w:bookmarkStart w:id="4373" w:name="_Toc51143036"/>
            <w:bookmarkStart w:id="4374" w:name="_Toc51225671"/>
            <w:bookmarkStart w:id="4375" w:name="_Toc51226178"/>
            <w:bookmarkStart w:id="4376" w:name="_Toc51226492"/>
            <w:bookmarkStart w:id="4377" w:name="_Toc51228492"/>
            <w:bookmarkStart w:id="4378" w:name="_Toc51228999"/>
            <w:bookmarkStart w:id="4379" w:name="_Toc51229287"/>
            <w:bookmarkStart w:id="4380" w:name="_Toc51230444"/>
            <w:bookmarkStart w:id="4381" w:name="_Toc51230732"/>
            <w:bookmarkEnd w:id="4373"/>
            <w:bookmarkEnd w:id="4374"/>
            <w:bookmarkEnd w:id="4375"/>
            <w:bookmarkEnd w:id="4376"/>
            <w:bookmarkEnd w:id="4377"/>
            <w:bookmarkEnd w:id="4378"/>
            <w:bookmarkEnd w:id="4379"/>
            <w:bookmarkEnd w:id="4380"/>
            <w:bookmarkEnd w:id="4381"/>
          </w:p>
        </w:tc>
        <w:tc>
          <w:tcPr>
            <w:tcW w:w="2410" w:type="dxa"/>
          </w:tcPr>
          <w:p w14:paraId="44576195" w14:textId="58796CFB" w:rsidR="00ED56CF" w:rsidRPr="00324902" w:rsidDel="003C5825" w:rsidRDefault="00ED56CF" w:rsidP="00304F87">
            <w:pPr>
              <w:rPr>
                <w:del w:id="4382" w:author="Tristan Stark" w:date="2020-09-15T21:03:00Z"/>
              </w:rPr>
            </w:pPr>
            <w:bookmarkStart w:id="4383" w:name="_Toc51143037"/>
            <w:bookmarkStart w:id="4384" w:name="_Toc51225672"/>
            <w:bookmarkStart w:id="4385" w:name="_Toc51226179"/>
            <w:bookmarkStart w:id="4386" w:name="_Toc51226493"/>
            <w:bookmarkStart w:id="4387" w:name="_Toc51228493"/>
            <w:bookmarkStart w:id="4388" w:name="_Toc51229000"/>
            <w:bookmarkStart w:id="4389" w:name="_Toc51229288"/>
            <w:bookmarkStart w:id="4390" w:name="_Toc51230445"/>
            <w:bookmarkStart w:id="4391" w:name="_Toc51230733"/>
            <w:bookmarkEnd w:id="4383"/>
            <w:bookmarkEnd w:id="4384"/>
            <w:bookmarkEnd w:id="4385"/>
            <w:bookmarkEnd w:id="4386"/>
            <w:bookmarkEnd w:id="4387"/>
            <w:bookmarkEnd w:id="4388"/>
            <w:bookmarkEnd w:id="4389"/>
            <w:bookmarkEnd w:id="4390"/>
            <w:bookmarkEnd w:id="4391"/>
          </w:p>
        </w:tc>
        <w:bookmarkStart w:id="4392" w:name="_Toc51143038"/>
        <w:bookmarkStart w:id="4393" w:name="_Toc51225673"/>
        <w:bookmarkStart w:id="4394" w:name="_Toc51226180"/>
        <w:bookmarkStart w:id="4395" w:name="_Toc51226494"/>
        <w:bookmarkStart w:id="4396" w:name="_Toc51228494"/>
        <w:bookmarkStart w:id="4397" w:name="_Toc51229001"/>
        <w:bookmarkStart w:id="4398" w:name="_Toc51229289"/>
        <w:bookmarkStart w:id="4399" w:name="_Toc51230446"/>
        <w:bookmarkStart w:id="4400" w:name="_Toc51230734"/>
        <w:bookmarkEnd w:id="4392"/>
        <w:bookmarkEnd w:id="4393"/>
        <w:bookmarkEnd w:id="4394"/>
        <w:bookmarkEnd w:id="4395"/>
        <w:bookmarkEnd w:id="4396"/>
        <w:bookmarkEnd w:id="4397"/>
        <w:bookmarkEnd w:id="4398"/>
        <w:bookmarkEnd w:id="4399"/>
        <w:bookmarkEnd w:id="4400"/>
      </w:tr>
      <w:tr w:rsidR="00ED56CF" w:rsidRPr="00324902" w:rsidDel="003C5825" w14:paraId="544EE151" w14:textId="7BA48031" w:rsidTr="00304F87">
        <w:trPr>
          <w:del w:id="4401" w:author="Tristan Stark" w:date="2020-09-15T21:03:00Z"/>
        </w:trPr>
        <w:tc>
          <w:tcPr>
            <w:tcW w:w="2694" w:type="dxa"/>
          </w:tcPr>
          <w:p w14:paraId="3AC2938D" w14:textId="2D1E3C53" w:rsidR="00ED56CF" w:rsidRPr="00324902" w:rsidDel="003C5825" w:rsidRDefault="00ED56CF" w:rsidP="00304F87">
            <w:pPr>
              <w:rPr>
                <w:del w:id="4402" w:author="Tristan Stark" w:date="2020-09-15T21:03:00Z"/>
              </w:rPr>
            </w:pPr>
            <w:bookmarkStart w:id="4403" w:name="_Toc51143039"/>
            <w:bookmarkStart w:id="4404" w:name="_Toc51225674"/>
            <w:bookmarkStart w:id="4405" w:name="_Toc51226181"/>
            <w:bookmarkStart w:id="4406" w:name="_Toc51226495"/>
            <w:bookmarkStart w:id="4407" w:name="_Toc51228495"/>
            <w:bookmarkStart w:id="4408" w:name="_Toc51229002"/>
            <w:bookmarkStart w:id="4409" w:name="_Toc51229290"/>
            <w:bookmarkStart w:id="4410" w:name="_Toc51230447"/>
            <w:bookmarkStart w:id="4411" w:name="_Toc51230735"/>
            <w:bookmarkEnd w:id="4403"/>
            <w:bookmarkEnd w:id="4404"/>
            <w:bookmarkEnd w:id="4405"/>
            <w:bookmarkEnd w:id="4406"/>
            <w:bookmarkEnd w:id="4407"/>
            <w:bookmarkEnd w:id="4408"/>
            <w:bookmarkEnd w:id="4409"/>
            <w:bookmarkEnd w:id="4410"/>
            <w:bookmarkEnd w:id="4411"/>
          </w:p>
        </w:tc>
        <w:tc>
          <w:tcPr>
            <w:tcW w:w="3543" w:type="dxa"/>
          </w:tcPr>
          <w:p w14:paraId="55A34EF4" w14:textId="7BFCFB63" w:rsidR="00ED56CF" w:rsidRPr="00324902" w:rsidDel="003C5825" w:rsidRDefault="00ED56CF" w:rsidP="00304F87">
            <w:pPr>
              <w:rPr>
                <w:del w:id="4412" w:author="Tristan Stark" w:date="2020-09-15T21:03:00Z"/>
              </w:rPr>
            </w:pPr>
            <w:bookmarkStart w:id="4413" w:name="_Toc51143040"/>
            <w:bookmarkStart w:id="4414" w:name="_Toc51225675"/>
            <w:bookmarkStart w:id="4415" w:name="_Toc51226182"/>
            <w:bookmarkStart w:id="4416" w:name="_Toc51226496"/>
            <w:bookmarkStart w:id="4417" w:name="_Toc51228496"/>
            <w:bookmarkStart w:id="4418" w:name="_Toc51229003"/>
            <w:bookmarkStart w:id="4419" w:name="_Toc51229291"/>
            <w:bookmarkStart w:id="4420" w:name="_Toc51230448"/>
            <w:bookmarkStart w:id="4421" w:name="_Toc51230736"/>
            <w:bookmarkEnd w:id="4413"/>
            <w:bookmarkEnd w:id="4414"/>
            <w:bookmarkEnd w:id="4415"/>
            <w:bookmarkEnd w:id="4416"/>
            <w:bookmarkEnd w:id="4417"/>
            <w:bookmarkEnd w:id="4418"/>
            <w:bookmarkEnd w:id="4419"/>
            <w:bookmarkEnd w:id="4420"/>
            <w:bookmarkEnd w:id="4421"/>
          </w:p>
        </w:tc>
        <w:tc>
          <w:tcPr>
            <w:tcW w:w="2410" w:type="dxa"/>
          </w:tcPr>
          <w:p w14:paraId="7518D276" w14:textId="334510DB" w:rsidR="00ED56CF" w:rsidRPr="00324902" w:rsidDel="003C5825" w:rsidRDefault="00ED56CF" w:rsidP="00304F87">
            <w:pPr>
              <w:rPr>
                <w:del w:id="4422" w:author="Tristan Stark" w:date="2020-09-15T21:03:00Z"/>
              </w:rPr>
            </w:pPr>
            <w:bookmarkStart w:id="4423" w:name="_Toc51143041"/>
            <w:bookmarkStart w:id="4424" w:name="_Toc51225676"/>
            <w:bookmarkStart w:id="4425" w:name="_Toc51226183"/>
            <w:bookmarkStart w:id="4426" w:name="_Toc51226497"/>
            <w:bookmarkStart w:id="4427" w:name="_Toc51228497"/>
            <w:bookmarkStart w:id="4428" w:name="_Toc51229004"/>
            <w:bookmarkStart w:id="4429" w:name="_Toc51229292"/>
            <w:bookmarkStart w:id="4430" w:name="_Toc51230449"/>
            <w:bookmarkStart w:id="4431" w:name="_Toc51230737"/>
            <w:bookmarkEnd w:id="4423"/>
            <w:bookmarkEnd w:id="4424"/>
            <w:bookmarkEnd w:id="4425"/>
            <w:bookmarkEnd w:id="4426"/>
            <w:bookmarkEnd w:id="4427"/>
            <w:bookmarkEnd w:id="4428"/>
            <w:bookmarkEnd w:id="4429"/>
            <w:bookmarkEnd w:id="4430"/>
            <w:bookmarkEnd w:id="4431"/>
          </w:p>
        </w:tc>
        <w:bookmarkStart w:id="4432" w:name="_Toc51143042"/>
        <w:bookmarkStart w:id="4433" w:name="_Toc51225677"/>
        <w:bookmarkStart w:id="4434" w:name="_Toc51226184"/>
        <w:bookmarkStart w:id="4435" w:name="_Toc51226498"/>
        <w:bookmarkStart w:id="4436" w:name="_Toc51228498"/>
        <w:bookmarkStart w:id="4437" w:name="_Toc51229005"/>
        <w:bookmarkStart w:id="4438" w:name="_Toc51229293"/>
        <w:bookmarkStart w:id="4439" w:name="_Toc51230450"/>
        <w:bookmarkStart w:id="4440" w:name="_Toc51230738"/>
        <w:bookmarkEnd w:id="4432"/>
        <w:bookmarkEnd w:id="4433"/>
        <w:bookmarkEnd w:id="4434"/>
        <w:bookmarkEnd w:id="4435"/>
        <w:bookmarkEnd w:id="4436"/>
        <w:bookmarkEnd w:id="4437"/>
        <w:bookmarkEnd w:id="4438"/>
        <w:bookmarkEnd w:id="4439"/>
        <w:bookmarkEnd w:id="4440"/>
      </w:tr>
      <w:tr w:rsidR="00ED56CF" w:rsidRPr="00324902" w:rsidDel="003C5825" w14:paraId="67B794A4" w14:textId="73C8A250" w:rsidTr="00304F87">
        <w:trPr>
          <w:del w:id="4441" w:author="Tristan Stark" w:date="2020-09-15T21:03:00Z"/>
        </w:trPr>
        <w:tc>
          <w:tcPr>
            <w:tcW w:w="2694" w:type="dxa"/>
          </w:tcPr>
          <w:p w14:paraId="7126C25B" w14:textId="70D6C172" w:rsidR="00ED56CF" w:rsidRPr="00324902" w:rsidDel="003C5825" w:rsidRDefault="00ED56CF" w:rsidP="00304F87">
            <w:pPr>
              <w:rPr>
                <w:del w:id="4442" w:author="Tristan Stark" w:date="2020-09-15T21:03:00Z"/>
              </w:rPr>
            </w:pPr>
            <w:bookmarkStart w:id="4443" w:name="_Toc51143043"/>
            <w:bookmarkStart w:id="4444" w:name="_Toc51225678"/>
            <w:bookmarkStart w:id="4445" w:name="_Toc51226185"/>
            <w:bookmarkStart w:id="4446" w:name="_Toc51226499"/>
            <w:bookmarkStart w:id="4447" w:name="_Toc51228499"/>
            <w:bookmarkStart w:id="4448" w:name="_Toc51229006"/>
            <w:bookmarkStart w:id="4449" w:name="_Toc51229294"/>
            <w:bookmarkStart w:id="4450" w:name="_Toc51230451"/>
            <w:bookmarkStart w:id="4451" w:name="_Toc51230739"/>
            <w:bookmarkEnd w:id="4443"/>
            <w:bookmarkEnd w:id="4444"/>
            <w:bookmarkEnd w:id="4445"/>
            <w:bookmarkEnd w:id="4446"/>
            <w:bookmarkEnd w:id="4447"/>
            <w:bookmarkEnd w:id="4448"/>
            <w:bookmarkEnd w:id="4449"/>
            <w:bookmarkEnd w:id="4450"/>
            <w:bookmarkEnd w:id="4451"/>
          </w:p>
        </w:tc>
        <w:tc>
          <w:tcPr>
            <w:tcW w:w="3543" w:type="dxa"/>
          </w:tcPr>
          <w:p w14:paraId="76FB0668" w14:textId="79C8371C" w:rsidR="00ED56CF" w:rsidRPr="00324902" w:rsidDel="003C5825" w:rsidRDefault="00ED56CF" w:rsidP="00304F87">
            <w:pPr>
              <w:rPr>
                <w:del w:id="4452" w:author="Tristan Stark" w:date="2020-09-15T21:03:00Z"/>
              </w:rPr>
            </w:pPr>
            <w:bookmarkStart w:id="4453" w:name="_Toc51143044"/>
            <w:bookmarkStart w:id="4454" w:name="_Toc51225679"/>
            <w:bookmarkStart w:id="4455" w:name="_Toc51226186"/>
            <w:bookmarkStart w:id="4456" w:name="_Toc51226500"/>
            <w:bookmarkStart w:id="4457" w:name="_Toc51228500"/>
            <w:bookmarkStart w:id="4458" w:name="_Toc51229007"/>
            <w:bookmarkStart w:id="4459" w:name="_Toc51229295"/>
            <w:bookmarkStart w:id="4460" w:name="_Toc51230452"/>
            <w:bookmarkStart w:id="4461" w:name="_Toc51230740"/>
            <w:bookmarkEnd w:id="4453"/>
            <w:bookmarkEnd w:id="4454"/>
            <w:bookmarkEnd w:id="4455"/>
            <w:bookmarkEnd w:id="4456"/>
            <w:bookmarkEnd w:id="4457"/>
            <w:bookmarkEnd w:id="4458"/>
            <w:bookmarkEnd w:id="4459"/>
            <w:bookmarkEnd w:id="4460"/>
            <w:bookmarkEnd w:id="4461"/>
          </w:p>
        </w:tc>
        <w:tc>
          <w:tcPr>
            <w:tcW w:w="2410" w:type="dxa"/>
          </w:tcPr>
          <w:p w14:paraId="1731AC9C" w14:textId="10F72164" w:rsidR="00ED56CF" w:rsidRPr="00324902" w:rsidDel="003C5825" w:rsidRDefault="00ED56CF" w:rsidP="00304F87">
            <w:pPr>
              <w:rPr>
                <w:del w:id="4462" w:author="Tristan Stark" w:date="2020-09-15T21:03:00Z"/>
              </w:rPr>
            </w:pPr>
            <w:bookmarkStart w:id="4463" w:name="_Toc51143045"/>
            <w:bookmarkStart w:id="4464" w:name="_Toc51225680"/>
            <w:bookmarkStart w:id="4465" w:name="_Toc51226187"/>
            <w:bookmarkStart w:id="4466" w:name="_Toc51226501"/>
            <w:bookmarkStart w:id="4467" w:name="_Toc51228501"/>
            <w:bookmarkStart w:id="4468" w:name="_Toc51229008"/>
            <w:bookmarkStart w:id="4469" w:name="_Toc51229296"/>
            <w:bookmarkStart w:id="4470" w:name="_Toc51230453"/>
            <w:bookmarkStart w:id="4471" w:name="_Toc51230741"/>
            <w:bookmarkEnd w:id="4463"/>
            <w:bookmarkEnd w:id="4464"/>
            <w:bookmarkEnd w:id="4465"/>
            <w:bookmarkEnd w:id="4466"/>
            <w:bookmarkEnd w:id="4467"/>
            <w:bookmarkEnd w:id="4468"/>
            <w:bookmarkEnd w:id="4469"/>
            <w:bookmarkEnd w:id="4470"/>
            <w:bookmarkEnd w:id="4471"/>
          </w:p>
        </w:tc>
        <w:bookmarkStart w:id="4472" w:name="_Toc51143046"/>
        <w:bookmarkStart w:id="4473" w:name="_Toc51225681"/>
        <w:bookmarkStart w:id="4474" w:name="_Toc51226188"/>
        <w:bookmarkStart w:id="4475" w:name="_Toc51226502"/>
        <w:bookmarkStart w:id="4476" w:name="_Toc51228502"/>
        <w:bookmarkStart w:id="4477" w:name="_Toc51229009"/>
        <w:bookmarkStart w:id="4478" w:name="_Toc51229297"/>
        <w:bookmarkStart w:id="4479" w:name="_Toc51230454"/>
        <w:bookmarkStart w:id="4480" w:name="_Toc51230742"/>
        <w:bookmarkEnd w:id="4472"/>
        <w:bookmarkEnd w:id="4473"/>
        <w:bookmarkEnd w:id="4474"/>
        <w:bookmarkEnd w:id="4475"/>
        <w:bookmarkEnd w:id="4476"/>
        <w:bookmarkEnd w:id="4477"/>
        <w:bookmarkEnd w:id="4478"/>
        <w:bookmarkEnd w:id="4479"/>
        <w:bookmarkEnd w:id="4480"/>
      </w:tr>
    </w:tbl>
    <w:p w14:paraId="08E6F277" w14:textId="7307BE9C" w:rsidR="00F868F1" w:rsidRPr="00324902" w:rsidDel="003C5825" w:rsidRDefault="00F868F1" w:rsidP="00F868F1">
      <w:pPr>
        <w:rPr>
          <w:del w:id="4481" w:author="Tristan Stark" w:date="2020-09-15T21:03:00Z"/>
        </w:rPr>
      </w:pPr>
      <w:bookmarkStart w:id="4482" w:name="_Toc51143047"/>
      <w:bookmarkStart w:id="4483" w:name="_Toc51225682"/>
      <w:bookmarkStart w:id="4484" w:name="_Toc51226189"/>
      <w:bookmarkStart w:id="4485" w:name="_Toc51226503"/>
      <w:bookmarkStart w:id="4486" w:name="_Toc51228503"/>
      <w:bookmarkStart w:id="4487" w:name="_Toc51229010"/>
      <w:bookmarkStart w:id="4488" w:name="_Toc51229298"/>
      <w:bookmarkStart w:id="4489" w:name="_Toc51230455"/>
      <w:bookmarkStart w:id="4490" w:name="_Toc51230743"/>
      <w:bookmarkEnd w:id="4482"/>
      <w:bookmarkEnd w:id="4483"/>
      <w:bookmarkEnd w:id="4484"/>
      <w:bookmarkEnd w:id="4485"/>
      <w:bookmarkEnd w:id="4486"/>
      <w:bookmarkEnd w:id="4487"/>
      <w:bookmarkEnd w:id="4488"/>
      <w:bookmarkEnd w:id="4489"/>
      <w:bookmarkEnd w:id="4490"/>
    </w:p>
    <w:p w14:paraId="777A2BEB" w14:textId="36979820" w:rsidR="000A3EEA" w:rsidRPr="00324902" w:rsidDel="003C5825" w:rsidRDefault="000A3EEA" w:rsidP="000A3EEA">
      <w:pPr>
        <w:pStyle w:val="Heading3"/>
        <w:rPr>
          <w:del w:id="4491" w:author="Tristan Stark" w:date="2020-09-15T21:03:00Z"/>
        </w:rPr>
      </w:pPr>
      <w:del w:id="4492" w:author="Tristan Stark" w:date="2020-09-15T21:03:00Z">
        <w:r w:rsidRPr="00324902" w:rsidDel="003C5825">
          <w:delText>Consumables</w:delText>
        </w:r>
        <w:bookmarkStart w:id="4493" w:name="_Toc51143048"/>
        <w:bookmarkStart w:id="4494" w:name="_Toc51225683"/>
        <w:bookmarkStart w:id="4495" w:name="_Toc51226190"/>
        <w:bookmarkStart w:id="4496" w:name="_Toc51226504"/>
        <w:bookmarkStart w:id="4497" w:name="_Toc51228504"/>
        <w:bookmarkStart w:id="4498" w:name="_Toc51229011"/>
        <w:bookmarkStart w:id="4499" w:name="_Toc51229299"/>
        <w:bookmarkStart w:id="4500" w:name="_Toc51230456"/>
        <w:bookmarkStart w:id="4501" w:name="_Toc51230744"/>
        <w:bookmarkEnd w:id="4493"/>
        <w:bookmarkEnd w:id="4494"/>
        <w:bookmarkEnd w:id="4495"/>
        <w:bookmarkEnd w:id="4496"/>
        <w:bookmarkEnd w:id="4497"/>
        <w:bookmarkEnd w:id="4498"/>
        <w:bookmarkEnd w:id="4499"/>
        <w:bookmarkEnd w:id="4500"/>
        <w:bookmarkEnd w:id="4501"/>
      </w:del>
    </w:p>
    <w:tbl>
      <w:tblPr>
        <w:tblStyle w:val="Table"/>
        <w:tblW w:w="8647" w:type="dxa"/>
        <w:tblLook w:val="01E0" w:firstRow="1" w:lastRow="1" w:firstColumn="1" w:lastColumn="1" w:noHBand="0" w:noVBand="0"/>
      </w:tblPr>
      <w:tblGrid>
        <w:gridCol w:w="2694"/>
        <w:gridCol w:w="3543"/>
        <w:gridCol w:w="2410"/>
      </w:tblGrid>
      <w:tr w:rsidR="00ED56CF" w:rsidRPr="00324902" w:rsidDel="003C5825" w14:paraId="4681D6BC" w14:textId="7133D1DA" w:rsidTr="00304F87">
        <w:trPr>
          <w:del w:id="4502" w:author="Tristan Stark" w:date="2020-09-15T21:03:00Z"/>
        </w:trPr>
        <w:tc>
          <w:tcPr>
            <w:tcW w:w="2694" w:type="dxa"/>
          </w:tcPr>
          <w:p w14:paraId="5358051E" w14:textId="3B5B9CE9" w:rsidR="00ED56CF" w:rsidRPr="00324902" w:rsidDel="003C5825" w:rsidRDefault="00ED56CF" w:rsidP="00304F87">
            <w:pPr>
              <w:cnfStyle w:val="100000000000" w:firstRow="1" w:lastRow="0" w:firstColumn="0" w:lastColumn="0" w:oddVBand="0" w:evenVBand="0" w:oddHBand="0" w:evenHBand="0" w:firstRowFirstColumn="0" w:firstRowLastColumn="0" w:lastRowFirstColumn="0" w:lastRowLastColumn="0"/>
              <w:rPr>
                <w:del w:id="4503" w:author="Tristan Stark" w:date="2020-09-15T21:03:00Z"/>
              </w:rPr>
            </w:pPr>
            <w:del w:id="4504" w:author="Tristan Stark" w:date="2020-09-15T21:03:00Z">
              <w:r w:rsidRPr="00324902" w:rsidDel="003C5825">
                <w:delText>Image</w:delText>
              </w:r>
              <w:bookmarkStart w:id="4505" w:name="_Toc51143049"/>
              <w:bookmarkStart w:id="4506" w:name="_Toc51225684"/>
              <w:bookmarkStart w:id="4507" w:name="_Toc51226191"/>
              <w:bookmarkStart w:id="4508" w:name="_Toc51226505"/>
              <w:bookmarkStart w:id="4509" w:name="_Toc51228505"/>
              <w:bookmarkStart w:id="4510" w:name="_Toc51229012"/>
              <w:bookmarkStart w:id="4511" w:name="_Toc51229300"/>
              <w:bookmarkStart w:id="4512" w:name="_Toc51230457"/>
              <w:bookmarkStart w:id="4513" w:name="_Toc51230745"/>
              <w:bookmarkEnd w:id="4505"/>
              <w:bookmarkEnd w:id="4506"/>
              <w:bookmarkEnd w:id="4507"/>
              <w:bookmarkEnd w:id="4508"/>
              <w:bookmarkEnd w:id="4509"/>
              <w:bookmarkEnd w:id="4510"/>
              <w:bookmarkEnd w:id="4511"/>
              <w:bookmarkEnd w:id="4512"/>
              <w:bookmarkEnd w:id="4513"/>
            </w:del>
          </w:p>
        </w:tc>
        <w:tc>
          <w:tcPr>
            <w:tcW w:w="3543" w:type="dxa"/>
          </w:tcPr>
          <w:p w14:paraId="72C9326D" w14:textId="3013401B" w:rsidR="00ED56CF" w:rsidRPr="00324902" w:rsidDel="003C5825" w:rsidRDefault="00ED56CF" w:rsidP="00304F87">
            <w:pPr>
              <w:cnfStyle w:val="100000000000" w:firstRow="1" w:lastRow="0" w:firstColumn="0" w:lastColumn="0" w:oddVBand="0" w:evenVBand="0" w:oddHBand="0" w:evenHBand="0" w:firstRowFirstColumn="0" w:firstRowLastColumn="0" w:lastRowFirstColumn="0" w:lastRowLastColumn="0"/>
              <w:rPr>
                <w:del w:id="4514" w:author="Tristan Stark" w:date="2020-09-15T21:03:00Z"/>
              </w:rPr>
            </w:pPr>
            <w:del w:id="4515" w:author="Tristan Stark" w:date="2020-09-15T21:03:00Z">
              <w:r w:rsidRPr="00324902" w:rsidDel="003C5825">
                <w:delText>Name</w:delText>
              </w:r>
              <w:bookmarkStart w:id="4516" w:name="_Toc51143050"/>
              <w:bookmarkStart w:id="4517" w:name="_Toc51225685"/>
              <w:bookmarkStart w:id="4518" w:name="_Toc51226192"/>
              <w:bookmarkStart w:id="4519" w:name="_Toc51226506"/>
              <w:bookmarkStart w:id="4520" w:name="_Toc51228506"/>
              <w:bookmarkStart w:id="4521" w:name="_Toc51229013"/>
              <w:bookmarkStart w:id="4522" w:name="_Toc51229301"/>
              <w:bookmarkStart w:id="4523" w:name="_Toc51230458"/>
              <w:bookmarkStart w:id="4524" w:name="_Toc51230746"/>
              <w:bookmarkEnd w:id="4516"/>
              <w:bookmarkEnd w:id="4517"/>
              <w:bookmarkEnd w:id="4518"/>
              <w:bookmarkEnd w:id="4519"/>
              <w:bookmarkEnd w:id="4520"/>
              <w:bookmarkEnd w:id="4521"/>
              <w:bookmarkEnd w:id="4522"/>
              <w:bookmarkEnd w:id="4523"/>
              <w:bookmarkEnd w:id="4524"/>
            </w:del>
          </w:p>
        </w:tc>
        <w:tc>
          <w:tcPr>
            <w:tcW w:w="2410" w:type="dxa"/>
          </w:tcPr>
          <w:p w14:paraId="2BA07A55" w14:textId="23FB0D24" w:rsidR="00ED56CF" w:rsidRPr="00324902" w:rsidDel="003C5825" w:rsidRDefault="00ED56CF" w:rsidP="00304F87">
            <w:pPr>
              <w:cnfStyle w:val="100000000000" w:firstRow="1" w:lastRow="0" w:firstColumn="0" w:lastColumn="0" w:oddVBand="0" w:evenVBand="0" w:oddHBand="0" w:evenHBand="0" w:firstRowFirstColumn="0" w:firstRowLastColumn="0" w:lastRowFirstColumn="0" w:lastRowLastColumn="0"/>
              <w:rPr>
                <w:del w:id="4525" w:author="Tristan Stark" w:date="2020-09-15T21:03:00Z"/>
              </w:rPr>
            </w:pPr>
            <w:del w:id="4526" w:author="Tristan Stark" w:date="2020-09-15T21:03:00Z">
              <w:r w:rsidRPr="00324902" w:rsidDel="003C5825">
                <w:delText>Article Number</w:delText>
              </w:r>
              <w:bookmarkStart w:id="4527" w:name="_Toc51143051"/>
              <w:bookmarkStart w:id="4528" w:name="_Toc51225686"/>
              <w:bookmarkStart w:id="4529" w:name="_Toc51226193"/>
              <w:bookmarkStart w:id="4530" w:name="_Toc51226507"/>
              <w:bookmarkStart w:id="4531" w:name="_Toc51228507"/>
              <w:bookmarkStart w:id="4532" w:name="_Toc51229014"/>
              <w:bookmarkStart w:id="4533" w:name="_Toc51229302"/>
              <w:bookmarkStart w:id="4534" w:name="_Toc51230459"/>
              <w:bookmarkStart w:id="4535" w:name="_Toc51230747"/>
              <w:bookmarkEnd w:id="4527"/>
              <w:bookmarkEnd w:id="4528"/>
              <w:bookmarkEnd w:id="4529"/>
              <w:bookmarkEnd w:id="4530"/>
              <w:bookmarkEnd w:id="4531"/>
              <w:bookmarkEnd w:id="4532"/>
              <w:bookmarkEnd w:id="4533"/>
              <w:bookmarkEnd w:id="4534"/>
              <w:bookmarkEnd w:id="4535"/>
            </w:del>
          </w:p>
        </w:tc>
        <w:bookmarkStart w:id="4536" w:name="_Toc51143052"/>
        <w:bookmarkStart w:id="4537" w:name="_Toc51225687"/>
        <w:bookmarkStart w:id="4538" w:name="_Toc51226194"/>
        <w:bookmarkStart w:id="4539" w:name="_Toc51226508"/>
        <w:bookmarkStart w:id="4540" w:name="_Toc51228508"/>
        <w:bookmarkStart w:id="4541" w:name="_Toc51229015"/>
        <w:bookmarkStart w:id="4542" w:name="_Toc51229303"/>
        <w:bookmarkStart w:id="4543" w:name="_Toc51230460"/>
        <w:bookmarkStart w:id="4544" w:name="_Toc51230748"/>
        <w:bookmarkEnd w:id="4536"/>
        <w:bookmarkEnd w:id="4537"/>
        <w:bookmarkEnd w:id="4538"/>
        <w:bookmarkEnd w:id="4539"/>
        <w:bookmarkEnd w:id="4540"/>
        <w:bookmarkEnd w:id="4541"/>
        <w:bookmarkEnd w:id="4542"/>
        <w:bookmarkEnd w:id="4543"/>
        <w:bookmarkEnd w:id="4544"/>
      </w:tr>
      <w:tr w:rsidR="00ED56CF" w:rsidRPr="00324902" w:rsidDel="003C5825" w14:paraId="713E4C4D" w14:textId="24C596C2" w:rsidTr="00304F87">
        <w:trPr>
          <w:del w:id="4545" w:author="Tristan Stark" w:date="2020-09-15T21:03:00Z"/>
        </w:trPr>
        <w:tc>
          <w:tcPr>
            <w:tcW w:w="2694" w:type="dxa"/>
          </w:tcPr>
          <w:p w14:paraId="7E17CB8D" w14:textId="6C0685BD" w:rsidR="00ED56CF" w:rsidRPr="00324902" w:rsidDel="003C5825" w:rsidRDefault="00ED56CF" w:rsidP="00304F87">
            <w:pPr>
              <w:rPr>
                <w:del w:id="4546" w:author="Tristan Stark" w:date="2020-09-15T21:03:00Z"/>
              </w:rPr>
            </w:pPr>
            <w:bookmarkStart w:id="4547" w:name="_Toc51143053"/>
            <w:bookmarkStart w:id="4548" w:name="_Toc51225688"/>
            <w:bookmarkStart w:id="4549" w:name="_Toc51226195"/>
            <w:bookmarkStart w:id="4550" w:name="_Toc51226509"/>
            <w:bookmarkStart w:id="4551" w:name="_Toc51228509"/>
            <w:bookmarkStart w:id="4552" w:name="_Toc51229016"/>
            <w:bookmarkStart w:id="4553" w:name="_Toc51229304"/>
            <w:bookmarkStart w:id="4554" w:name="_Toc51230461"/>
            <w:bookmarkStart w:id="4555" w:name="_Toc51230749"/>
            <w:bookmarkEnd w:id="4547"/>
            <w:bookmarkEnd w:id="4548"/>
            <w:bookmarkEnd w:id="4549"/>
            <w:bookmarkEnd w:id="4550"/>
            <w:bookmarkEnd w:id="4551"/>
            <w:bookmarkEnd w:id="4552"/>
            <w:bookmarkEnd w:id="4553"/>
            <w:bookmarkEnd w:id="4554"/>
            <w:bookmarkEnd w:id="4555"/>
          </w:p>
        </w:tc>
        <w:tc>
          <w:tcPr>
            <w:tcW w:w="3543" w:type="dxa"/>
          </w:tcPr>
          <w:p w14:paraId="71E8D795" w14:textId="51459314" w:rsidR="00ED56CF" w:rsidRPr="00324902" w:rsidDel="003C5825" w:rsidRDefault="00ED56CF" w:rsidP="00304F87">
            <w:pPr>
              <w:rPr>
                <w:del w:id="4556" w:author="Tristan Stark" w:date="2020-09-15T21:03:00Z"/>
              </w:rPr>
            </w:pPr>
            <w:bookmarkStart w:id="4557" w:name="_Toc51143054"/>
            <w:bookmarkStart w:id="4558" w:name="_Toc51225689"/>
            <w:bookmarkStart w:id="4559" w:name="_Toc51226196"/>
            <w:bookmarkStart w:id="4560" w:name="_Toc51226510"/>
            <w:bookmarkStart w:id="4561" w:name="_Toc51228510"/>
            <w:bookmarkStart w:id="4562" w:name="_Toc51229017"/>
            <w:bookmarkStart w:id="4563" w:name="_Toc51229305"/>
            <w:bookmarkStart w:id="4564" w:name="_Toc51230462"/>
            <w:bookmarkStart w:id="4565" w:name="_Toc51230750"/>
            <w:bookmarkEnd w:id="4557"/>
            <w:bookmarkEnd w:id="4558"/>
            <w:bookmarkEnd w:id="4559"/>
            <w:bookmarkEnd w:id="4560"/>
            <w:bookmarkEnd w:id="4561"/>
            <w:bookmarkEnd w:id="4562"/>
            <w:bookmarkEnd w:id="4563"/>
            <w:bookmarkEnd w:id="4564"/>
            <w:bookmarkEnd w:id="4565"/>
          </w:p>
        </w:tc>
        <w:tc>
          <w:tcPr>
            <w:tcW w:w="2410" w:type="dxa"/>
          </w:tcPr>
          <w:p w14:paraId="0CA3569C" w14:textId="752843FF" w:rsidR="00ED56CF" w:rsidRPr="00324902" w:rsidDel="003C5825" w:rsidRDefault="00ED56CF" w:rsidP="00304F87">
            <w:pPr>
              <w:rPr>
                <w:del w:id="4566" w:author="Tristan Stark" w:date="2020-09-15T21:03:00Z"/>
              </w:rPr>
            </w:pPr>
            <w:bookmarkStart w:id="4567" w:name="_Toc51143055"/>
            <w:bookmarkStart w:id="4568" w:name="_Toc51225690"/>
            <w:bookmarkStart w:id="4569" w:name="_Toc51226197"/>
            <w:bookmarkStart w:id="4570" w:name="_Toc51226511"/>
            <w:bookmarkStart w:id="4571" w:name="_Toc51228511"/>
            <w:bookmarkStart w:id="4572" w:name="_Toc51229018"/>
            <w:bookmarkStart w:id="4573" w:name="_Toc51229306"/>
            <w:bookmarkStart w:id="4574" w:name="_Toc51230463"/>
            <w:bookmarkStart w:id="4575" w:name="_Toc51230751"/>
            <w:bookmarkEnd w:id="4567"/>
            <w:bookmarkEnd w:id="4568"/>
            <w:bookmarkEnd w:id="4569"/>
            <w:bookmarkEnd w:id="4570"/>
            <w:bookmarkEnd w:id="4571"/>
            <w:bookmarkEnd w:id="4572"/>
            <w:bookmarkEnd w:id="4573"/>
            <w:bookmarkEnd w:id="4574"/>
            <w:bookmarkEnd w:id="4575"/>
          </w:p>
        </w:tc>
        <w:bookmarkStart w:id="4576" w:name="_Toc51143056"/>
        <w:bookmarkStart w:id="4577" w:name="_Toc51225691"/>
        <w:bookmarkStart w:id="4578" w:name="_Toc51226198"/>
        <w:bookmarkStart w:id="4579" w:name="_Toc51226512"/>
        <w:bookmarkStart w:id="4580" w:name="_Toc51228512"/>
        <w:bookmarkStart w:id="4581" w:name="_Toc51229019"/>
        <w:bookmarkStart w:id="4582" w:name="_Toc51229307"/>
        <w:bookmarkStart w:id="4583" w:name="_Toc51230464"/>
        <w:bookmarkStart w:id="4584" w:name="_Toc51230752"/>
        <w:bookmarkEnd w:id="4576"/>
        <w:bookmarkEnd w:id="4577"/>
        <w:bookmarkEnd w:id="4578"/>
        <w:bookmarkEnd w:id="4579"/>
        <w:bookmarkEnd w:id="4580"/>
        <w:bookmarkEnd w:id="4581"/>
        <w:bookmarkEnd w:id="4582"/>
        <w:bookmarkEnd w:id="4583"/>
        <w:bookmarkEnd w:id="4584"/>
      </w:tr>
      <w:tr w:rsidR="00ED56CF" w:rsidRPr="00324902" w:rsidDel="003C5825" w14:paraId="0A03EAD0" w14:textId="0B6B598B" w:rsidTr="00304F87">
        <w:trPr>
          <w:del w:id="4585" w:author="Tristan Stark" w:date="2020-09-15T21:03:00Z"/>
        </w:trPr>
        <w:tc>
          <w:tcPr>
            <w:tcW w:w="2694" w:type="dxa"/>
          </w:tcPr>
          <w:p w14:paraId="7E02178F" w14:textId="4B355389" w:rsidR="00ED56CF" w:rsidRPr="00324902" w:rsidDel="003C5825" w:rsidRDefault="00ED56CF" w:rsidP="00304F87">
            <w:pPr>
              <w:rPr>
                <w:del w:id="4586" w:author="Tristan Stark" w:date="2020-09-15T21:03:00Z"/>
              </w:rPr>
            </w:pPr>
            <w:bookmarkStart w:id="4587" w:name="_Toc51143057"/>
            <w:bookmarkStart w:id="4588" w:name="_Toc51225692"/>
            <w:bookmarkStart w:id="4589" w:name="_Toc51226199"/>
            <w:bookmarkStart w:id="4590" w:name="_Toc51226513"/>
            <w:bookmarkStart w:id="4591" w:name="_Toc51228513"/>
            <w:bookmarkStart w:id="4592" w:name="_Toc51229020"/>
            <w:bookmarkStart w:id="4593" w:name="_Toc51229308"/>
            <w:bookmarkStart w:id="4594" w:name="_Toc51230465"/>
            <w:bookmarkStart w:id="4595" w:name="_Toc51230753"/>
            <w:bookmarkEnd w:id="4587"/>
            <w:bookmarkEnd w:id="4588"/>
            <w:bookmarkEnd w:id="4589"/>
            <w:bookmarkEnd w:id="4590"/>
            <w:bookmarkEnd w:id="4591"/>
            <w:bookmarkEnd w:id="4592"/>
            <w:bookmarkEnd w:id="4593"/>
            <w:bookmarkEnd w:id="4594"/>
            <w:bookmarkEnd w:id="4595"/>
          </w:p>
        </w:tc>
        <w:tc>
          <w:tcPr>
            <w:tcW w:w="3543" w:type="dxa"/>
          </w:tcPr>
          <w:p w14:paraId="314ED73D" w14:textId="57D29E69" w:rsidR="00ED56CF" w:rsidRPr="00324902" w:rsidDel="003C5825" w:rsidRDefault="00ED56CF" w:rsidP="00304F87">
            <w:pPr>
              <w:rPr>
                <w:del w:id="4596" w:author="Tristan Stark" w:date="2020-09-15T21:03:00Z"/>
              </w:rPr>
            </w:pPr>
            <w:bookmarkStart w:id="4597" w:name="_Toc51143058"/>
            <w:bookmarkStart w:id="4598" w:name="_Toc51225693"/>
            <w:bookmarkStart w:id="4599" w:name="_Toc51226200"/>
            <w:bookmarkStart w:id="4600" w:name="_Toc51226514"/>
            <w:bookmarkStart w:id="4601" w:name="_Toc51228514"/>
            <w:bookmarkStart w:id="4602" w:name="_Toc51229021"/>
            <w:bookmarkStart w:id="4603" w:name="_Toc51229309"/>
            <w:bookmarkStart w:id="4604" w:name="_Toc51230466"/>
            <w:bookmarkStart w:id="4605" w:name="_Toc51230754"/>
            <w:bookmarkEnd w:id="4597"/>
            <w:bookmarkEnd w:id="4598"/>
            <w:bookmarkEnd w:id="4599"/>
            <w:bookmarkEnd w:id="4600"/>
            <w:bookmarkEnd w:id="4601"/>
            <w:bookmarkEnd w:id="4602"/>
            <w:bookmarkEnd w:id="4603"/>
            <w:bookmarkEnd w:id="4604"/>
            <w:bookmarkEnd w:id="4605"/>
          </w:p>
        </w:tc>
        <w:tc>
          <w:tcPr>
            <w:tcW w:w="2410" w:type="dxa"/>
          </w:tcPr>
          <w:p w14:paraId="38A4169A" w14:textId="461414B6" w:rsidR="00ED56CF" w:rsidRPr="00324902" w:rsidDel="003C5825" w:rsidRDefault="00ED56CF" w:rsidP="00304F87">
            <w:pPr>
              <w:rPr>
                <w:del w:id="4606" w:author="Tristan Stark" w:date="2020-09-15T21:03:00Z"/>
              </w:rPr>
            </w:pPr>
            <w:bookmarkStart w:id="4607" w:name="_Toc51143059"/>
            <w:bookmarkStart w:id="4608" w:name="_Toc51225694"/>
            <w:bookmarkStart w:id="4609" w:name="_Toc51226201"/>
            <w:bookmarkStart w:id="4610" w:name="_Toc51226515"/>
            <w:bookmarkStart w:id="4611" w:name="_Toc51228515"/>
            <w:bookmarkStart w:id="4612" w:name="_Toc51229022"/>
            <w:bookmarkStart w:id="4613" w:name="_Toc51229310"/>
            <w:bookmarkStart w:id="4614" w:name="_Toc51230467"/>
            <w:bookmarkStart w:id="4615" w:name="_Toc51230755"/>
            <w:bookmarkEnd w:id="4607"/>
            <w:bookmarkEnd w:id="4608"/>
            <w:bookmarkEnd w:id="4609"/>
            <w:bookmarkEnd w:id="4610"/>
            <w:bookmarkEnd w:id="4611"/>
            <w:bookmarkEnd w:id="4612"/>
            <w:bookmarkEnd w:id="4613"/>
            <w:bookmarkEnd w:id="4614"/>
            <w:bookmarkEnd w:id="4615"/>
          </w:p>
        </w:tc>
        <w:bookmarkStart w:id="4616" w:name="_Toc51143060"/>
        <w:bookmarkStart w:id="4617" w:name="_Toc51225695"/>
        <w:bookmarkStart w:id="4618" w:name="_Toc51226202"/>
        <w:bookmarkStart w:id="4619" w:name="_Toc51226516"/>
        <w:bookmarkStart w:id="4620" w:name="_Toc51228516"/>
        <w:bookmarkStart w:id="4621" w:name="_Toc51229023"/>
        <w:bookmarkStart w:id="4622" w:name="_Toc51229311"/>
        <w:bookmarkStart w:id="4623" w:name="_Toc51230468"/>
        <w:bookmarkStart w:id="4624" w:name="_Toc51230756"/>
        <w:bookmarkEnd w:id="4616"/>
        <w:bookmarkEnd w:id="4617"/>
        <w:bookmarkEnd w:id="4618"/>
        <w:bookmarkEnd w:id="4619"/>
        <w:bookmarkEnd w:id="4620"/>
        <w:bookmarkEnd w:id="4621"/>
        <w:bookmarkEnd w:id="4622"/>
        <w:bookmarkEnd w:id="4623"/>
        <w:bookmarkEnd w:id="4624"/>
      </w:tr>
      <w:tr w:rsidR="00ED56CF" w:rsidRPr="00324902" w:rsidDel="003C5825" w14:paraId="40DABD00" w14:textId="00038C6E" w:rsidTr="00304F87">
        <w:trPr>
          <w:del w:id="4625" w:author="Tristan Stark" w:date="2020-09-15T21:03:00Z"/>
        </w:trPr>
        <w:tc>
          <w:tcPr>
            <w:tcW w:w="2694" w:type="dxa"/>
          </w:tcPr>
          <w:p w14:paraId="5353F15F" w14:textId="3056F1A7" w:rsidR="00ED56CF" w:rsidRPr="00324902" w:rsidDel="003C5825" w:rsidRDefault="00ED56CF" w:rsidP="00304F87">
            <w:pPr>
              <w:rPr>
                <w:del w:id="4626" w:author="Tristan Stark" w:date="2020-09-15T21:03:00Z"/>
              </w:rPr>
            </w:pPr>
            <w:bookmarkStart w:id="4627" w:name="_Toc51143061"/>
            <w:bookmarkStart w:id="4628" w:name="_Toc51225696"/>
            <w:bookmarkStart w:id="4629" w:name="_Toc51226203"/>
            <w:bookmarkStart w:id="4630" w:name="_Toc51226517"/>
            <w:bookmarkStart w:id="4631" w:name="_Toc51228517"/>
            <w:bookmarkStart w:id="4632" w:name="_Toc51229024"/>
            <w:bookmarkStart w:id="4633" w:name="_Toc51229312"/>
            <w:bookmarkStart w:id="4634" w:name="_Toc51230469"/>
            <w:bookmarkStart w:id="4635" w:name="_Toc51230757"/>
            <w:bookmarkEnd w:id="4627"/>
            <w:bookmarkEnd w:id="4628"/>
            <w:bookmarkEnd w:id="4629"/>
            <w:bookmarkEnd w:id="4630"/>
            <w:bookmarkEnd w:id="4631"/>
            <w:bookmarkEnd w:id="4632"/>
            <w:bookmarkEnd w:id="4633"/>
            <w:bookmarkEnd w:id="4634"/>
            <w:bookmarkEnd w:id="4635"/>
          </w:p>
        </w:tc>
        <w:tc>
          <w:tcPr>
            <w:tcW w:w="3543" w:type="dxa"/>
          </w:tcPr>
          <w:p w14:paraId="565FB21C" w14:textId="12816A70" w:rsidR="00ED56CF" w:rsidRPr="00324902" w:rsidDel="003C5825" w:rsidRDefault="00ED56CF" w:rsidP="00304F87">
            <w:pPr>
              <w:rPr>
                <w:del w:id="4636" w:author="Tristan Stark" w:date="2020-09-15T21:03:00Z"/>
              </w:rPr>
            </w:pPr>
            <w:bookmarkStart w:id="4637" w:name="_Toc51143062"/>
            <w:bookmarkStart w:id="4638" w:name="_Toc51225697"/>
            <w:bookmarkStart w:id="4639" w:name="_Toc51226204"/>
            <w:bookmarkStart w:id="4640" w:name="_Toc51226518"/>
            <w:bookmarkStart w:id="4641" w:name="_Toc51228518"/>
            <w:bookmarkStart w:id="4642" w:name="_Toc51229025"/>
            <w:bookmarkStart w:id="4643" w:name="_Toc51229313"/>
            <w:bookmarkStart w:id="4644" w:name="_Toc51230470"/>
            <w:bookmarkStart w:id="4645" w:name="_Toc51230758"/>
            <w:bookmarkEnd w:id="4637"/>
            <w:bookmarkEnd w:id="4638"/>
            <w:bookmarkEnd w:id="4639"/>
            <w:bookmarkEnd w:id="4640"/>
            <w:bookmarkEnd w:id="4641"/>
            <w:bookmarkEnd w:id="4642"/>
            <w:bookmarkEnd w:id="4643"/>
            <w:bookmarkEnd w:id="4644"/>
            <w:bookmarkEnd w:id="4645"/>
          </w:p>
        </w:tc>
        <w:tc>
          <w:tcPr>
            <w:tcW w:w="2410" w:type="dxa"/>
          </w:tcPr>
          <w:p w14:paraId="3040CBE4" w14:textId="09DD0B34" w:rsidR="00ED56CF" w:rsidRPr="00324902" w:rsidDel="003C5825" w:rsidRDefault="00ED56CF" w:rsidP="00304F87">
            <w:pPr>
              <w:rPr>
                <w:del w:id="4646" w:author="Tristan Stark" w:date="2020-09-15T21:03:00Z"/>
              </w:rPr>
            </w:pPr>
            <w:bookmarkStart w:id="4647" w:name="_Toc51143063"/>
            <w:bookmarkStart w:id="4648" w:name="_Toc51225698"/>
            <w:bookmarkStart w:id="4649" w:name="_Toc51226205"/>
            <w:bookmarkStart w:id="4650" w:name="_Toc51226519"/>
            <w:bookmarkStart w:id="4651" w:name="_Toc51228519"/>
            <w:bookmarkStart w:id="4652" w:name="_Toc51229026"/>
            <w:bookmarkStart w:id="4653" w:name="_Toc51229314"/>
            <w:bookmarkStart w:id="4654" w:name="_Toc51230471"/>
            <w:bookmarkStart w:id="4655" w:name="_Toc51230759"/>
            <w:bookmarkEnd w:id="4647"/>
            <w:bookmarkEnd w:id="4648"/>
            <w:bookmarkEnd w:id="4649"/>
            <w:bookmarkEnd w:id="4650"/>
            <w:bookmarkEnd w:id="4651"/>
            <w:bookmarkEnd w:id="4652"/>
            <w:bookmarkEnd w:id="4653"/>
            <w:bookmarkEnd w:id="4654"/>
            <w:bookmarkEnd w:id="4655"/>
          </w:p>
        </w:tc>
        <w:bookmarkStart w:id="4656" w:name="_Toc51143064"/>
        <w:bookmarkStart w:id="4657" w:name="_Toc51225699"/>
        <w:bookmarkStart w:id="4658" w:name="_Toc51226206"/>
        <w:bookmarkStart w:id="4659" w:name="_Toc51226520"/>
        <w:bookmarkStart w:id="4660" w:name="_Toc51228520"/>
        <w:bookmarkStart w:id="4661" w:name="_Toc51229027"/>
        <w:bookmarkStart w:id="4662" w:name="_Toc51229315"/>
        <w:bookmarkStart w:id="4663" w:name="_Toc51230472"/>
        <w:bookmarkStart w:id="4664" w:name="_Toc51230760"/>
        <w:bookmarkEnd w:id="4656"/>
        <w:bookmarkEnd w:id="4657"/>
        <w:bookmarkEnd w:id="4658"/>
        <w:bookmarkEnd w:id="4659"/>
        <w:bookmarkEnd w:id="4660"/>
        <w:bookmarkEnd w:id="4661"/>
        <w:bookmarkEnd w:id="4662"/>
        <w:bookmarkEnd w:id="4663"/>
        <w:bookmarkEnd w:id="4664"/>
      </w:tr>
      <w:tr w:rsidR="00ED56CF" w:rsidRPr="00324902" w:rsidDel="003C5825" w14:paraId="1C9CFA77" w14:textId="6BB9EBB5" w:rsidTr="00304F87">
        <w:trPr>
          <w:del w:id="4665" w:author="Tristan Stark" w:date="2020-09-15T21:03:00Z"/>
        </w:trPr>
        <w:tc>
          <w:tcPr>
            <w:tcW w:w="2694" w:type="dxa"/>
          </w:tcPr>
          <w:p w14:paraId="2291744E" w14:textId="232F16D4" w:rsidR="00ED56CF" w:rsidRPr="00324902" w:rsidDel="003C5825" w:rsidRDefault="00ED56CF" w:rsidP="00304F87">
            <w:pPr>
              <w:rPr>
                <w:del w:id="4666" w:author="Tristan Stark" w:date="2020-09-15T21:03:00Z"/>
              </w:rPr>
            </w:pPr>
            <w:bookmarkStart w:id="4667" w:name="_Toc51143065"/>
            <w:bookmarkStart w:id="4668" w:name="_Toc51225700"/>
            <w:bookmarkStart w:id="4669" w:name="_Toc51226207"/>
            <w:bookmarkStart w:id="4670" w:name="_Toc51226521"/>
            <w:bookmarkStart w:id="4671" w:name="_Toc51228521"/>
            <w:bookmarkStart w:id="4672" w:name="_Toc51229028"/>
            <w:bookmarkStart w:id="4673" w:name="_Toc51229316"/>
            <w:bookmarkStart w:id="4674" w:name="_Toc51230473"/>
            <w:bookmarkStart w:id="4675" w:name="_Toc51230761"/>
            <w:bookmarkEnd w:id="4667"/>
            <w:bookmarkEnd w:id="4668"/>
            <w:bookmarkEnd w:id="4669"/>
            <w:bookmarkEnd w:id="4670"/>
            <w:bookmarkEnd w:id="4671"/>
            <w:bookmarkEnd w:id="4672"/>
            <w:bookmarkEnd w:id="4673"/>
            <w:bookmarkEnd w:id="4674"/>
            <w:bookmarkEnd w:id="4675"/>
          </w:p>
        </w:tc>
        <w:tc>
          <w:tcPr>
            <w:tcW w:w="3543" w:type="dxa"/>
          </w:tcPr>
          <w:p w14:paraId="41279CDE" w14:textId="608B85B4" w:rsidR="00ED56CF" w:rsidRPr="00324902" w:rsidDel="003C5825" w:rsidRDefault="00ED56CF" w:rsidP="00304F87">
            <w:pPr>
              <w:rPr>
                <w:del w:id="4676" w:author="Tristan Stark" w:date="2020-09-15T21:03:00Z"/>
              </w:rPr>
            </w:pPr>
            <w:bookmarkStart w:id="4677" w:name="_Toc51143066"/>
            <w:bookmarkStart w:id="4678" w:name="_Toc51225701"/>
            <w:bookmarkStart w:id="4679" w:name="_Toc51226208"/>
            <w:bookmarkStart w:id="4680" w:name="_Toc51226522"/>
            <w:bookmarkStart w:id="4681" w:name="_Toc51228522"/>
            <w:bookmarkStart w:id="4682" w:name="_Toc51229029"/>
            <w:bookmarkStart w:id="4683" w:name="_Toc51229317"/>
            <w:bookmarkStart w:id="4684" w:name="_Toc51230474"/>
            <w:bookmarkStart w:id="4685" w:name="_Toc51230762"/>
            <w:bookmarkEnd w:id="4677"/>
            <w:bookmarkEnd w:id="4678"/>
            <w:bookmarkEnd w:id="4679"/>
            <w:bookmarkEnd w:id="4680"/>
            <w:bookmarkEnd w:id="4681"/>
            <w:bookmarkEnd w:id="4682"/>
            <w:bookmarkEnd w:id="4683"/>
            <w:bookmarkEnd w:id="4684"/>
            <w:bookmarkEnd w:id="4685"/>
          </w:p>
        </w:tc>
        <w:tc>
          <w:tcPr>
            <w:tcW w:w="2410" w:type="dxa"/>
          </w:tcPr>
          <w:p w14:paraId="27B9C3E5" w14:textId="63952504" w:rsidR="00ED56CF" w:rsidRPr="00324902" w:rsidDel="003C5825" w:rsidRDefault="00ED56CF" w:rsidP="00304F87">
            <w:pPr>
              <w:rPr>
                <w:del w:id="4686" w:author="Tristan Stark" w:date="2020-09-15T21:03:00Z"/>
              </w:rPr>
            </w:pPr>
            <w:bookmarkStart w:id="4687" w:name="_Toc51143067"/>
            <w:bookmarkStart w:id="4688" w:name="_Toc51225702"/>
            <w:bookmarkStart w:id="4689" w:name="_Toc51226209"/>
            <w:bookmarkStart w:id="4690" w:name="_Toc51226523"/>
            <w:bookmarkStart w:id="4691" w:name="_Toc51228523"/>
            <w:bookmarkStart w:id="4692" w:name="_Toc51229030"/>
            <w:bookmarkStart w:id="4693" w:name="_Toc51229318"/>
            <w:bookmarkStart w:id="4694" w:name="_Toc51230475"/>
            <w:bookmarkStart w:id="4695" w:name="_Toc51230763"/>
            <w:bookmarkEnd w:id="4687"/>
            <w:bookmarkEnd w:id="4688"/>
            <w:bookmarkEnd w:id="4689"/>
            <w:bookmarkEnd w:id="4690"/>
            <w:bookmarkEnd w:id="4691"/>
            <w:bookmarkEnd w:id="4692"/>
            <w:bookmarkEnd w:id="4693"/>
            <w:bookmarkEnd w:id="4694"/>
            <w:bookmarkEnd w:id="4695"/>
          </w:p>
        </w:tc>
        <w:bookmarkStart w:id="4696" w:name="_Toc51143068"/>
        <w:bookmarkStart w:id="4697" w:name="_Toc51225703"/>
        <w:bookmarkStart w:id="4698" w:name="_Toc51226210"/>
        <w:bookmarkStart w:id="4699" w:name="_Toc51226524"/>
        <w:bookmarkStart w:id="4700" w:name="_Toc51228524"/>
        <w:bookmarkStart w:id="4701" w:name="_Toc51229031"/>
        <w:bookmarkStart w:id="4702" w:name="_Toc51229319"/>
        <w:bookmarkStart w:id="4703" w:name="_Toc51230476"/>
        <w:bookmarkStart w:id="4704" w:name="_Toc51230764"/>
        <w:bookmarkEnd w:id="4696"/>
        <w:bookmarkEnd w:id="4697"/>
        <w:bookmarkEnd w:id="4698"/>
        <w:bookmarkEnd w:id="4699"/>
        <w:bookmarkEnd w:id="4700"/>
        <w:bookmarkEnd w:id="4701"/>
        <w:bookmarkEnd w:id="4702"/>
        <w:bookmarkEnd w:id="4703"/>
        <w:bookmarkEnd w:id="4704"/>
      </w:tr>
    </w:tbl>
    <w:p w14:paraId="568283BD" w14:textId="5694761D" w:rsidR="00F868F1" w:rsidRPr="00324902" w:rsidDel="003C5825" w:rsidRDefault="00F868F1" w:rsidP="00F868F1">
      <w:pPr>
        <w:rPr>
          <w:del w:id="4705" w:author="Tristan Stark" w:date="2020-09-15T21:03:00Z"/>
        </w:rPr>
      </w:pPr>
      <w:bookmarkStart w:id="4706" w:name="_Toc51143069"/>
      <w:bookmarkStart w:id="4707" w:name="_Toc51225704"/>
      <w:bookmarkStart w:id="4708" w:name="_Toc51226211"/>
      <w:bookmarkStart w:id="4709" w:name="_Toc51226525"/>
      <w:bookmarkStart w:id="4710" w:name="_Toc51228525"/>
      <w:bookmarkStart w:id="4711" w:name="_Toc51229032"/>
      <w:bookmarkStart w:id="4712" w:name="_Toc51229320"/>
      <w:bookmarkStart w:id="4713" w:name="_Toc51230477"/>
      <w:bookmarkStart w:id="4714" w:name="_Toc51230765"/>
      <w:bookmarkEnd w:id="4706"/>
      <w:bookmarkEnd w:id="4707"/>
      <w:bookmarkEnd w:id="4708"/>
      <w:bookmarkEnd w:id="4709"/>
      <w:bookmarkEnd w:id="4710"/>
      <w:bookmarkEnd w:id="4711"/>
      <w:bookmarkEnd w:id="4712"/>
      <w:bookmarkEnd w:id="4713"/>
      <w:bookmarkEnd w:id="4714"/>
    </w:p>
    <w:p w14:paraId="397B9726" w14:textId="05992EDB" w:rsidR="000A3EEA" w:rsidRPr="00324902" w:rsidDel="003C5825" w:rsidRDefault="000A3EEA" w:rsidP="000A3EEA">
      <w:pPr>
        <w:pStyle w:val="Heading3"/>
        <w:rPr>
          <w:del w:id="4715" w:author="Tristan Stark" w:date="2020-09-15T21:03:00Z"/>
        </w:rPr>
      </w:pPr>
      <w:del w:id="4716" w:author="Tristan Stark" w:date="2020-09-15T21:03:00Z">
        <w:r w:rsidRPr="00324902" w:rsidDel="003C5825">
          <w:delText>Spare/replacement parts</w:delText>
        </w:r>
        <w:bookmarkStart w:id="4717" w:name="_Toc51143070"/>
        <w:bookmarkStart w:id="4718" w:name="_Toc51225705"/>
        <w:bookmarkStart w:id="4719" w:name="_Toc51226212"/>
        <w:bookmarkStart w:id="4720" w:name="_Toc51226526"/>
        <w:bookmarkStart w:id="4721" w:name="_Toc51228526"/>
        <w:bookmarkStart w:id="4722" w:name="_Toc51229033"/>
        <w:bookmarkStart w:id="4723" w:name="_Toc51229321"/>
        <w:bookmarkStart w:id="4724" w:name="_Toc51230478"/>
        <w:bookmarkStart w:id="4725" w:name="_Toc51230766"/>
        <w:bookmarkEnd w:id="4717"/>
        <w:bookmarkEnd w:id="4718"/>
        <w:bookmarkEnd w:id="4719"/>
        <w:bookmarkEnd w:id="4720"/>
        <w:bookmarkEnd w:id="4721"/>
        <w:bookmarkEnd w:id="4722"/>
        <w:bookmarkEnd w:id="4723"/>
        <w:bookmarkEnd w:id="4724"/>
        <w:bookmarkEnd w:id="4725"/>
      </w:del>
    </w:p>
    <w:tbl>
      <w:tblPr>
        <w:tblStyle w:val="Table"/>
        <w:tblW w:w="8647" w:type="dxa"/>
        <w:tblLook w:val="01E0" w:firstRow="1" w:lastRow="1" w:firstColumn="1" w:lastColumn="1" w:noHBand="0" w:noVBand="0"/>
      </w:tblPr>
      <w:tblGrid>
        <w:gridCol w:w="2694"/>
        <w:gridCol w:w="3543"/>
        <w:gridCol w:w="2410"/>
      </w:tblGrid>
      <w:tr w:rsidR="00ED56CF" w:rsidRPr="00324902" w:rsidDel="003C5825" w14:paraId="2D9589A5" w14:textId="6699DD1D" w:rsidTr="00304F87">
        <w:trPr>
          <w:del w:id="4726" w:author="Tristan Stark" w:date="2020-09-15T21:03:00Z"/>
        </w:trPr>
        <w:tc>
          <w:tcPr>
            <w:tcW w:w="2694" w:type="dxa"/>
          </w:tcPr>
          <w:p w14:paraId="14107CE5" w14:textId="0AF8154A" w:rsidR="00ED56CF" w:rsidRPr="00324902" w:rsidDel="003C5825" w:rsidRDefault="00ED56CF" w:rsidP="00304F87">
            <w:pPr>
              <w:cnfStyle w:val="100000000000" w:firstRow="1" w:lastRow="0" w:firstColumn="0" w:lastColumn="0" w:oddVBand="0" w:evenVBand="0" w:oddHBand="0" w:evenHBand="0" w:firstRowFirstColumn="0" w:firstRowLastColumn="0" w:lastRowFirstColumn="0" w:lastRowLastColumn="0"/>
              <w:rPr>
                <w:del w:id="4727" w:author="Tristan Stark" w:date="2020-09-15T21:03:00Z"/>
              </w:rPr>
            </w:pPr>
            <w:del w:id="4728" w:author="Tristan Stark" w:date="2020-09-15T21:03:00Z">
              <w:r w:rsidRPr="00324902" w:rsidDel="003C5825">
                <w:delText>Image</w:delText>
              </w:r>
              <w:bookmarkStart w:id="4729" w:name="_Toc51143071"/>
              <w:bookmarkStart w:id="4730" w:name="_Toc51225706"/>
              <w:bookmarkStart w:id="4731" w:name="_Toc51226213"/>
              <w:bookmarkStart w:id="4732" w:name="_Toc51226527"/>
              <w:bookmarkStart w:id="4733" w:name="_Toc51228527"/>
              <w:bookmarkStart w:id="4734" w:name="_Toc51229034"/>
              <w:bookmarkStart w:id="4735" w:name="_Toc51229322"/>
              <w:bookmarkStart w:id="4736" w:name="_Toc51230479"/>
              <w:bookmarkStart w:id="4737" w:name="_Toc51230767"/>
              <w:bookmarkEnd w:id="4729"/>
              <w:bookmarkEnd w:id="4730"/>
              <w:bookmarkEnd w:id="4731"/>
              <w:bookmarkEnd w:id="4732"/>
              <w:bookmarkEnd w:id="4733"/>
              <w:bookmarkEnd w:id="4734"/>
              <w:bookmarkEnd w:id="4735"/>
              <w:bookmarkEnd w:id="4736"/>
              <w:bookmarkEnd w:id="4737"/>
            </w:del>
          </w:p>
        </w:tc>
        <w:tc>
          <w:tcPr>
            <w:tcW w:w="3543" w:type="dxa"/>
          </w:tcPr>
          <w:p w14:paraId="57942173" w14:textId="6AB6B213" w:rsidR="00ED56CF" w:rsidRPr="00324902" w:rsidDel="003C5825" w:rsidRDefault="00ED56CF" w:rsidP="00304F87">
            <w:pPr>
              <w:cnfStyle w:val="100000000000" w:firstRow="1" w:lastRow="0" w:firstColumn="0" w:lastColumn="0" w:oddVBand="0" w:evenVBand="0" w:oddHBand="0" w:evenHBand="0" w:firstRowFirstColumn="0" w:firstRowLastColumn="0" w:lastRowFirstColumn="0" w:lastRowLastColumn="0"/>
              <w:rPr>
                <w:del w:id="4738" w:author="Tristan Stark" w:date="2020-09-15T21:03:00Z"/>
              </w:rPr>
            </w:pPr>
            <w:del w:id="4739" w:author="Tristan Stark" w:date="2020-09-15T21:03:00Z">
              <w:r w:rsidRPr="00324902" w:rsidDel="003C5825">
                <w:delText>Name</w:delText>
              </w:r>
              <w:bookmarkStart w:id="4740" w:name="_Toc51143072"/>
              <w:bookmarkStart w:id="4741" w:name="_Toc51225707"/>
              <w:bookmarkStart w:id="4742" w:name="_Toc51226214"/>
              <w:bookmarkStart w:id="4743" w:name="_Toc51226528"/>
              <w:bookmarkStart w:id="4744" w:name="_Toc51228528"/>
              <w:bookmarkStart w:id="4745" w:name="_Toc51229035"/>
              <w:bookmarkStart w:id="4746" w:name="_Toc51229323"/>
              <w:bookmarkStart w:id="4747" w:name="_Toc51230480"/>
              <w:bookmarkStart w:id="4748" w:name="_Toc51230768"/>
              <w:bookmarkEnd w:id="4740"/>
              <w:bookmarkEnd w:id="4741"/>
              <w:bookmarkEnd w:id="4742"/>
              <w:bookmarkEnd w:id="4743"/>
              <w:bookmarkEnd w:id="4744"/>
              <w:bookmarkEnd w:id="4745"/>
              <w:bookmarkEnd w:id="4746"/>
              <w:bookmarkEnd w:id="4747"/>
              <w:bookmarkEnd w:id="4748"/>
            </w:del>
          </w:p>
        </w:tc>
        <w:tc>
          <w:tcPr>
            <w:tcW w:w="2410" w:type="dxa"/>
          </w:tcPr>
          <w:p w14:paraId="68D424D2" w14:textId="22B721D6" w:rsidR="00ED56CF" w:rsidRPr="00324902" w:rsidDel="003C5825" w:rsidRDefault="00ED56CF" w:rsidP="00304F87">
            <w:pPr>
              <w:cnfStyle w:val="100000000000" w:firstRow="1" w:lastRow="0" w:firstColumn="0" w:lastColumn="0" w:oddVBand="0" w:evenVBand="0" w:oddHBand="0" w:evenHBand="0" w:firstRowFirstColumn="0" w:firstRowLastColumn="0" w:lastRowFirstColumn="0" w:lastRowLastColumn="0"/>
              <w:rPr>
                <w:del w:id="4749" w:author="Tristan Stark" w:date="2020-09-15T21:03:00Z"/>
              </w:rPr>
            </w:pPr>
            <w:del w:id="4750" w:author="Tristan Stark" w:date="2020-09-15T21:03:00Z">
              <w:r w:rsidRPr="00324902" w:rsidDel="003C5825">
                <w:delText>Article Number</w:delText>
              </w:r>
              <w:bookmarkStart w:id="4751" w:name="_Toc51143073"/>
              <w:bookmarkStart w:id="4752" w:name="_Toc51225708"/>
              <w:bookmarkStart w:id="4753" w:name="_Toc51226215"/>
              <w:bookmarkStart w:id="4754" w:name="_Toc51226529"/>
              <w:bookmarkStart w:id="4755" w:name="_Toc51228529"/>
              <w:bookmarkStart w:id="4756" w:name="_Toc51229036"/>
              <w:bookmarkStart w:id="4757" w:name="_Toc51229324"/>
              <w:bookmarkStart w:id="4758" w:name="_Toc51230481"/>
              <w:bookmarkStart w:id="4759" w:name="_Toc51230769"/>
              <w:bookmarkEnd w:id="4751"/>
              <w:bookmarkEnd w:id="4752"/>
              <w:bookmarkEnd w:id="4753"/>
              <w:bookmarkEnd w:id="4754"/>
              <w:bookmarkEnd w:id="4755"/>
              <w:bookmarkEnd w:id="4756"/>
              <w:bookmarkEnd w:id="4757"/>
              <w:bookmarkEnd w:id="4758"/>
              <w:bookmarkEnd w:id="4759"/>
            </w:del>
          </w:p>
        </w:tc>
        <w:bookmarkStart w:id="4760" w:name="_Toc51143074"/>
        <w:bookmarkStart w:id="4761" w:name="_Toc51225709"/>
        <w:bookmarkStart w:id="4762" w:name="_Toc51226216"/>
        <w:bookmarkStart w:id="4763" w:name="_Toc51226530"/>
        <w:bookmarkStart w:id="4764" w:name="_Toc51228530"/>
        <w:bookmarkStart w:id="4765" w:name="_Toc51229037"/>
        <w:bookmarkStart w:id="4766" w:name="_Toc51229325"/>
        <w:bookmarkStart w:id="4767" w:name="_Toc51230482"/>
        <w:bookmarkStart w:id="4768" w:name="_Toc51230770"/>
        <w:bookmarkEnd w:id="4760"/>
        <w:bookmarkEnd w:id="4761"/>
        <w:bookmarkEnd w:id="4762"/>
        <w:bookmarkEnd w:id="4763"/>
        <w:bookmarkEnd w:id="4764"/>
        <w:bookmarkEnd w:id="4765"/>
        <w:bookmarkEnd w:id="4766"/>
        <w:bookmarkEnd w:id="4767"/>
        <w:bookmarkEnd w:id="4768"/>
      </w:tr>
      <w:tr w:rsidR="00ED56CF" w:rsidRPr="00324902" w:rsidDel="003C5825" w14:paraId="25D2BBB2" w14:textId="2F8E6BE3" w:rsidTr="00304F87">
        <w:trPr>
          <w:del w:id="4769" w:author="Tristan Stark" w:date="2020-09-15T21:03:00Z"/>
        </w:trPr>
        <w:tc>
          <w:tcPr>
            <w:tcW w:w="2694" w:type="dxa"/>
          </w:tcPr>
          <w:p w14:paraId="5CCE545C" w14:textId="37C4A197" w:rsidR="00ED56CF" w:rsidRPr="00324902" w:rsidDel="003C5825" w:rsidRDefault="00ED56CF" w:rsidP="00304F87">
            <w:pPr>
              <w:rPr>
                <w:del w:id="4770" w:author="Tristan Stark" w:date="2020-09-15T21:03:00Z"/>
              </w:rPr>
            </w:pPr>
            <w:bookmarkStart w:id="4771" w:name="_Toc51143075"/>
            <w:bookmarkStart w:id="4772" w:name="_Toc51225710"/>
            <w:bookmarkStart w:id="4773" w:name="_Toc51226217"/>
            <w:bookmarkStart w:id="4774" w:name="_Toc51226531"/>
            <w:bookmarkStart w:id="4775" w:name="_Toc51228531"/>
            <w:bookmarkStart w:id="4776" w:name="_Toc51229038"/>
            <w:bookmarkStart w:id="4777" w:name="_Toc51229326"/>
            <w:bookmarkStart w:id="4778" w:name="_Toc51230483"/>
            <w:bookmarkStart w:id="4779" w:name="_Toc51230771"/>
            <w:bookmarkEnd w:id="4771"/>
            <w:bookmarkEnd w:id="4772"/>
            <w:bookmarkEnd w:id="4773"/>
            <w:bookmarkEnd w:id="4774"/>
            <w:bookmarkEnd w:id="4775"/>
            <w:bookmarkEnd w:id="4776"/>
            <w:bookmarkEnd w:id="4777"/>
            <w:bookmarkEnd w:id="4778"/>
            <w:bookmarkEnd w:id="4779"/>
          </w:p>
        </w:tc>
        <w:tc>
          <w:tcPr>
            <w:tcW w:w="3543" w:type="dxa"/>
          </w:tcPr>
          <w:p w14:paraId="728729F5" w14:textId="0D77E198" w:rsidR="00ED56CF" w:rsidRPr="00324902" w:rsidDel="003C5825" w:rsidRDefault="00ED56CF" w:rsidP="00304F87">
            <w:pPr>
              <w:rPr>
                <w:del w:id="4780" w:author="Tristan Stark" w:date="2020-09-15T21:03:00Z"/>
              </w:rPr>
            </w:pPr>
            <w:bookmarkStart w:id="4781" w:name="_Toc51143076"/>
            <w:bookmarkStart w:id="4782" w:name="_Toc51225711"/>
            <w:bookmarkStart w:id="4783" w:name="_Toc51226218"/>
            <w:bookmarkStart w:id="4784" w:name="_Toc51226532"/>
            <w:bookmarkStart w:id="4785" w:name="_Toc51228532"/>
            <w:bookmarkStart w:id="4786" w:name="_Toc51229039"/>
            <w:bookmarkStart w:id="4787" w:name="_Toc51229327"/>
            <w:bookmarkStart w:id="4788" w:name="_Toc51230484"/>
            <w:bookmarkStart w:id="4789" w:name="_Toc51230772"/>
            <w:bookmarkEnd w:id="4781"/>
            <w:bookmarkEnd w:id="4782"/>
            <w:bookmarkEnd w:id="4783"/>
            <w:bookmarkEnd w:id="4784"/>
            <w:bookmarkEnd w:id="4785"/>
            <w:bookmarkEnd w:id="4786"/>
            <w:bookmarkEnd w:id="4787"/>
            <w:bookmarkEnd w:id="4788"/>
            <w:bookmarkEnd w:id="4789"/>
          </w:p>
        </w:tc>
        <w:tc>
          <w:tcPr>
            <w:tcW w:w="2410" w:type="dxa"/>
          </w:tcPr>
          <w:p w14:paraId="4661825B" w14:textId="4B163F7D" w:rsidR="00ED56CF" w:rsidRPr="00324902" w:rsidDel="003C5825" w:rsidRDefault="00ED56CF" w:rsidP="00304F87">
            <w:pPr>
              <w:rPr>
                <w:del w:id="4790" w:author="Tristan Stark" w:date="2020-09-15T21:03:00Z"/>
              </w:rPr>
            </w:pPr>
            <w:bookmarkStart w:id="4791" w:name="_Toc51143077"/>
            <w:bookmarkStart w:id="4792" w:name="_Toc51225712"/>
            <w:bookmarkStart w:id="4793" w:name="_Toc51226219"/>
            <w:bookmarkStart w:id="4794" w:name="_Toc51226533"/>
            <w:bookmarkStart w:id="4795" w:name="_Toc51228533"/>
            <w:bookmarkStart w:id="4796" w:name="_Toc51229040"/>
            <w:bookmarkStart w:id="4797" w:name="_Toc51229328"/>
            <w:bookmarkStart w:id="4798" w:name="_Toc51230485"/>
            <w:bookmarkStart w:id="4799" w:name="_Toc51230773"/>
            <w:bookmarkEnd w:id="4791"/>
            <w:bookmarkEnd w:id="4792"/>
            <w:bookmarkEnd w:id="4793"/>
            <w:bookmarkEnd w:id="4794"/>
            <w:bookmarkEnd w:id="4795"/>
            <w:bookmarkEnd w:id="4796"/>
            <w:bookmarkEnd w:id="4797"/>
            <w:bookmarkEnd w:id="4798"/>
            <w:bookmarkEnd w:id="4799"/>
          </w:p>
        </w:tc>
        <w:bookmarkStart w:id="4800" w:name="_Toc51143078"/>
        <w:bookmarkStart w:id="4801" w:name="_Toc51225713"/>
        <w:bookmarkStart w:id="4802" w:name="_Toc51226220"/>
        <w:bookmarkStart w:id="4803" w:name="_Toc51226534"/>
        <w:bookmarkStart w:id="4804" w:name="_Toc51228534"/>
        <w:bookmarkStart w:id="4805" w:name="_Toc51229041"/>
        <w:bookmarkStart w:id="4806" w:name="_Toc51229329"/>
        <w:bookmarkStart w:id="4807" w:name="_Toc51230486"/>
        <w:bookmarkStart w:id="4808" w:name="_Toc51230774"/>
        <w:bookmarkEnd w:id="4800"/>
        <w:bookmarkEnd w:id="4801"/>
        <w:bookmarkEnd w:id="4802"/>
        <w:bookmarkEnd w:id="4803"/>
        <w:bookmarkEnd w:id="4804"/>
        <w:bookmarkEnd w:id="4805"/>
        <w:bookmarkEnd w:id="4806"/>
        <w:bookmarkEnd w:id="4807"/>
        <w:bookmarkEnd w:id="4808"/>
      </w:tr>
      <w:tr w:rsidR="00ED56CF" w:rsidRPr="00324902" w:rsidDel="003C5825" w14:paraId="50E80216" w14:textId="285B6B11" w:rsidTr="00304F87">
        <w:trPr>
          <w:del w:id="4809" w:author="Tristan Stark" w:date="2020-09-15T21:03:00Z"/>
        </w:trPr>
        <w:tc>
          <w:tcPr>
            <w:tcW w:w="2694" w:type="dxa"/>
          </w:tcPr>
          <w:p w14:paraId="20775EF4" w14:textId="05CDB644" w:rsidR="00ED56CF" w:rsidRPr="00324902" w:rsidDel="003C5825" w:rsidRDefault="00ED56CF" w:rsidP="00304F87">
            <w:pPr>
              <w:rPr>
                <w:del w:id="4810" w:author="Tristan Stark" w:date="2020-09-15T21:03:00Z"/>
              </w:rPr>
            </w:pPr>
            <w:bookmarkStart w:id="4811" w:name="_Toc51143079"/>
            <w:bookmarkStart w:id="4812" w:name="_Toc51225714"/>
            <w:bookmarkStart w:id="4813" w:name="_Toc51226221"/>
            <w:bookmarkStart w:id="4814" w:name="_Toc51226535"/>
            <w:bookmarkStart w:id="4815" w:name="_Toc51228535"/>
            <w:bookmarkStart w:id="4816" w:name="_Toc51229042"/>
            <w:bookmarkStart w:id="4817" w:name="_Toc51229330"/>
            <w:bookmarkStart w:id="4818" w:name="_Toc51230487"/>
            <w:bookmarkStart w:id="4819" w:name="_Toc51230775"/>
            <w:bookmarkEnd w:id="4811"/>
            <w:bookmarkEnd w:id="4812"/>
            <w:bookmarkEnd w:id="4813"/>
            <w:bookmarkEnd w:id="4814"/>
            <w:bookmarkEnd w:id="4815"/>
            <w:bookmarkEnd w:id="4816"/>
            <w:bookmarkEnd w:id="4817"/>
            <w:bookmarkEnd w:id="4818"/>
            <w:bookmarkEnd w:id="4819"/>
          </w:p>
        </w:tc>
        <w:tc>
          <w:tcPr>
            <w:tcW w:w="3543" w:type="dxa"/>
          </w:tcPr>
          <w:p w14:paraId="1E826E77" w14:textId="3FD5F72A" w:rsidR="00ED56CF" w:rsidRPr="00324902" w:rsidDel="003C5825" w:rsidRDefault="00ED56CF" w:rsidP="00304F87">
            <w:pPr>
              <w:rPr>
                <w:del w:id="4820" w:author="Tristan Stark" w:date="2020-09-15T21:03:00Z"/>
              </w:rPr>
            </w:pPr>
            <w:bookmarkStart w:id="4821" w:name="_Toc51143080"/>
            <w:bookmarkStart w:id="4822" w:name="_Toc51225715"/>
            <w:bookmarkStart w:id="4823" w:name="_Toc51226222"/>
            <w:bookmarkStart w:id="4824" w:name="_Toc51226536"/>
            <w:bookmarkStart w:id="4825" w:name="_Toc51228536"/>
            <w:bookmarkStart w:id="4826" w:name="_Toc51229043"/>
            <w:bookmarkStart w:id="4827" w:name="_Toc51229331"/>
            <w:bookmarkStart w:id="4828" w:name="_Toc51230488"/>
            <w:bookmarkStart w:id="4829" w:name="_Toc51230776"/>
            <w:bookmarkEnd w:id="4821"/>
            <w:bookmarkEnd w:id="4822"/>
            <w:bookmarkEnd w:id="4823"/>
            <w:bookmarkEnd w:id="4824"/>
            <w:bookmarkEnd w:id="4825"/>
            <w:bookmarkEnd w:id="4826"/>
            <w:bookmarkEnd w:id="4827"/>
            <w:bookmarkEnd w:id="4828"/>
            <w:bookmarkEnd w:id="4829"/>
          </w:p>
        </w:tc>
        <w:tc>
          <w:tcPr>
            <w:tcW w:w="2410" w:type="dxa"/>
          </w:tcPr>
          <w:p w14:paraId="0CD48B13" w14:textId="0E77E366" w:rsidR="00ED56CF" w:rsidRPr="00324902" w:rsidDel="003C5825" w:rsidRDefault="00ED56CF" w:rsidP="00304F87">
            <w:pPr>
              <w:rPr>
                <w:del w:id="4830" w:author="Tristan Stark" w:date="2020-09-15T21:03:00Z"/>
              </w:rPr>
            </w:pPr>
            <w:bookmarkStart w:id="4831" w:name="_Toc51143081"/>
            <w:bookmarkStart w:id="4832" w:name="_Toc51225716"/>
            <w:bookmarkStart w:id="4833" w:name="_Toc51226223"/>
            <w:bookmarkStart w:id="4834" w:name="_Toc51226537"/>
            <w:bookmarkStart w:id="4835" w:name="_Toc51228537"/>
            <w:bookmarkStart w:id="4836" w:name="_Toc51229044"/>
            <w:bookmarkStart w:id="4837" w:name="_Toc51229332"/>
            <w:bookmarkStart w:id="4838" w:name="_Toc51230489"/>
            <w:bookmarkStart w:id="4839" w:name="_Toc51230777"/>
            <w:bookmarkEnd w:id="4831"/>
            <w:bookmarkEnd w:id="4832"/>
            <w:bookmarkEnd w:id="4833"/>
            <w:bookmarkEnd w:id="4834"/>
            <w:bookmarkEnd w:id="4835"/>
            <w:bookmarkEnd w:id="4836"/>
            <w:bookmarkEnd w:id="4837"/>
            <w:bookmarkEnd w:id="4838"/>
            <w:bookmarkEnd w:id="4839"/>
          </w:p>
        </w:tc>
        <w:bookmarkStart w:id="4840" w:name="_Toc51143082"/>
        <w:bookmarkStart w:id="4841" w:name="_Toc51225717"/>
        <w:bookmarkStart w:id="4842" w:name="_Toc51226224"/>
        <w:bookmarkStart w:id="4843" w:name="_Toc51226538"/>
        <w:bookmarkStart w:id="4844" w:name="_Toc51228538"/>
        <w:bookmarkStart w:id="4845" w:name="_Toc51229045"/>
        <w:bookmarkStart w:id="4846" w:name="_Toc51229333"/>
        <w:bookmarkStart w:id="4847" w:name="_Toc51230490"/>
        <w:bookmarkStart w:id="4848" w:name="_Toc51230778"/>
        <w:bookmarkEnd w:id="4840"/>
        <w:bookmarkEnd w:id="4841"/>
        <w:bookmarkEnd w:id="4842"/>
        <w:bookmarkEnd w:id="4843"/>
        <w:bookmarkEnd w:id="4844"/>
        <w:bookmarkEnd w:id="4845"/>
        <w:bookmarkEnd w:id="4846"/>
        <w:bookmarkEnd w:id="4847"/>
        <w:bookmarkEnd w:id="4848"/>
      </w:tr>
      <w:tr w:rsidR="00ED56CF" w:rsidRPr="00324902" w:rsidDel="003C5825" w14:paraId="09142E02" w14:textId="667A4808" w:rsidTr="00304F87">
        <w:trPr>
          <w:del w:id="4849" w:author="Tristan Stark" w:date="2020-09-15T21:03:00Z"/>
        </w:trPr>
        <w:tc>
          <w:tcPr>
            <w:tcW w:w="2694" w:type="dxa"/>
          </w:tcPr>
          <w:p w14:paraId="6FA4E9F2" w14:textId="562728B1" w:rsidR="00ED56CF" w:rsidRPr="00324902" w:rsidDel="003C5825" w:rsidRDefault="00ED56CF" w:rsidP="00304F87">
            <w:pPr>
              <w:rPr>
                <w:del w:id="4850" w:author="Tristan Stark" w:date="2020-09-15T21:03:00Z"/>
              </w:rPr>
            </w:pPr>
            <w:bookmarkStart w:id="4851" w:name="_Toc51143083"/>
            <w:bookmarkStart w:id="4852" w:name="_Toc51225718"/>
            <w:bookmarkStart w:id="4853" w:name="_Toc51226225"/>
            <w:bookmarkStart w:id="4854" w:name="_Toc51226539"/>
            <w:bookmarkStart w:id="4855" w:name="_Toc51228539"/>
            <w:bookmarkStart w:id="4856" w:name="_Toc51229046"/>
            <w:bookmarkStart w:id="4857" w:name="_Toc51229334"/>
            <w:bookmarkStart w:id="4858" w:name="_Toc51230491"/>
            <w:bookmarkStart w:id="4859" w:name="_Toc51230779"/>
            <w:bookmarkEnd w:id="4851"/>
            <w:bookmarkEnd w:id="4852"/>
            <w:bookmarkEnd w:id="4853"/>
            <w:bookmarkEnd w:id="4854"/>
            <w:bookmarkEnd w:id="4855"/>
            <w:bookmarkEnd w:id="4856"/>
            <w:bookmarkEnd w:id="4857"/>
            <w:bookmarkEnd w:id="4858"/>
            <w:bookmarkEnd w:id="4859"/>
          </w:p>
        </w:tc>
        <w:tc>
          <w:tcPr>
            <w:tcW w:w="3543" w:type="dxa"/>
          </w:tcPr>
          <w:p w14:paraId="24AFCE98" w14:textId="3750ED03" w:rsidR="00ED56CF" w:rsidRPr="00324902" w:rsidDel="003C5825" w:rsidRDefault="00ED56CF" w:rsidP="00304F87">
            <w:pPr>
              <w:rPr>
                <w:del w:id="4860" w:author="Tristan Stark" w:date="2020-09-15T21:03:00Z"/>
              </w:rPr>
            </w:pPr>
            <w:bookmarkStart w:id="4861" w:name="_Toc51143084"/>
            <w:bookmarkStart w:id="4862" w:name="_Toc51225719"/>
            <w:bookmarkStart w:id="4863" w:name="_Toc51226226"/>
            <w:bookmarkStart w:id="4864" w:name="_Toc51226540"/>
            <w:bookmarkStart w:id="4865" w:name="_Toc51228540"/>
            <w:bookmarkStart w:id="4866" w:name="_Toc51229047"/>
            <w:bookmarkStart w:id="4867" w:name="_Toc51229335"/>
            <w:bookmarkStart w:id="4868" w:name="_Toc51230492"/>
            <w:bookmarkStart w:id="4869" w:name="_Toc51230780"/>
            <w:bookmarkEnd w:id="4861"/>
            <w:bookmarkEnd w:id="4862"/>
            <w:bookmarkEnd w:id="4863"/>
            <w:bookmarkEnd w:id="4864"/>
            <w:bookmarkEnd w:id="4865"/>
            <w:bookmarkEnd w:id="4866"/>
            <w:bookmarkEnd w:id="4867"/>
            <w:bookmarkEnd w:id="4868"/>
            <w:bookmarkEnd w:id="4869"/>
          </w:p>
        </w:tc>
        <w:tc>
          <w:tcPr>
            <w:tcW w:w="2410" w:type="dxa"/>
          </w:tcPr>
          <w:p w14:paraId="0795636E" w14:textId="36A15658" w:rsidR="00ED56CF" w:rsidRPr="00324902" w:rsidDel="003C5825" w:rsidRDefault="00ED56CF" w:rsidP="00304F87">
            <w:pPr>
              <w:rPr>
                <w:del w:id="4870" w:author="Tristan Stark" w:date="2020-09-15T21:03:00Z"/>
              </w:rPr>
            </w:pPr>
            <w:bookmarkStart w:id="4871" w:name="_Toc51143085"/>
            <w:bookmarkStart w:id="4872" w:name="_Toc51225720"/>
            <w:bookmarkStart w:id="4873" w:name="_Toc51226227"/>
            <w:bookmarkStart w:id="4874" w:name="_Toc51226541"/>
            <w:bookmarkStart w:id="4875" w:name="_Toc51228541"/>
            <w:bookmarkStart w:id="4876" w:name="_Toc51229048"/>
            <w:bookmarkStart w:id="4877" w:name="_Toc51229336"/>
            <w:bookmarkStart w:id="4878" w:name="_Toc51230493"/>
            <w:bookmarkStart w:id="4879" w:name="_Toc51230781"/>
            <w:bookmarkEnd w:id="4871"/>
            <w:bookmarkEnd w:id="4872"/>
            <w:bookmarkEnd w:id="4873"/>
            <w:bookmarkEnd w:id="4874"/>
            <w:bookmarkEnd w:id="4875"/>
            <w:bookmarkEnd w:id="4876"/>
            <w:bookmarkEnd w:id="4877"/>
            <w:bookmarkEnd w:id="4878"/>
            <w:bookmarkEnd w:id="4879"/>
          </w:p>
        </w:tc>
        <w:bookmarkStart w:id="4880" w:name="_Toc51143086"/>
        <w:bookmarkStart w:id="4881" w:name="_Toc51225721"/>
        <w:bookmarkStart w:id="4882" w:name="_Toc51226228"/>
        <w:bookmarkStart w:id="4883" w:name="_Toc51226542"/>
        <w:bookmarkStart w:id="4884" w:name="_Toc51228542"/>
        <w:bookmarkStart w:id="4885" w:name="_Toc51229049"/>
        <w:bookmarkStart w:id="4886" w:name="_Toc51229337"/>
        <w:bookmarkStart w:id="4887" w:name="_Toc51230494"/>
        <w:bookmarkStart w:id="4888" w:name="_Toc51230782"/>
        <w:bookmarkEnd w:id="4880"/>
        <w:bookmarkEnd w:id="4881"/>
        <w:bookmarkEnd w:id="4882"/>
        <w:bookmarkEnd w:id="4883"/>
        <w:bookmarkEnd w:id="4884"/>
        <w:bookmarkEnd w:id="4885"/>
        <w:bookmarkEnd w:id="4886"/>
        <w:bookmarkEnd w:id="4887"/>
        <w:bookmarkEnd w:id="4888"/>
      </w:tr>
      <w:tr w:rsidR="00ED56CF" w:rsidRPr="00324902" w:rsidDel="003C5825" w14:paraId="48B3B867" w14:textId="5A4FBDE0" w:rsidTr="00304F87">
        <w:trPr>
          <w:del w:id="4889" w:author="Tristan Stark" w:date="2020-09-15T21:03:00Z"/>
        </w:trPr>
        <w:tc>
          <w:tcPr>
            <w:tcW w:w="2694" w:type="dxa"/>
          </w:tcPr>
          <w:p w14:paraId="6635BB4C" w14:textId="7C2A417B" w:rsidR="00ED56CF" w:rsidRPr="00324902" w:rsidDel="003C5825" w:rsidRDefault="00ED56CF" w:rsidP="00304F87">
            <w:pPr>
              <w:rPr>
                <w:del w:id="4890" w:author="Tristan Stark" w:date="2020-09-15T21:03:00Z"/>
              </w:rPr>
            </w:pPr>
            <w:bookmarkStart w:id="4891" w:name="_Toc51143087"/>
            <w:bookmarkStart w:id="4892" w:name="_Toc51225722"/>
            <w:bookmarkStart w:id="4893" w:name="_Toc51226229"/>
            <w:bookmarkStart w:id="4894" w:name="_Toc51226543"/>
            <w:bookmarkStart w:id="4895" w:name="_Toc51228543"/>
            <w:bookmarkStart w:id="4896" w:name="_Toc51229050"/>
            <w:bookmarkStart w:id="4897" w:name="_Toc51229338"/>
            <w:bookmarkStart w:id="4898" w:name="_Toc51230495"/>
            <w:bookmarkStart w:id="4899" w:name="_Toc51230783"/>
            <w:bookmarkEnd w:id="4891"/>
            <w:bookmarkEnd w:id="4892"/>
            <w:bookmarkEnd w:id="4893"/>
            <w:bookmarkEnd w:id="4894"/>
            <w:bookmarkEnd w:id="4895"/>
            <w:bookmarkEnd w:id="4896"/>
            <w:bookmarkEnd w:id="4897"/>
            <w:bookmarkEnd w:id="4898"/>
            <w:bookmarkEnd w:id="4899"/>
          </w:p>
        </w:tc>
        <w:tc>
          <w:tcPr>
            <w:tcW w:w="3543" w:type="dxa"/>
          </w:tcPr>
          <w:p w14:paraId="365F31C5" w14:textId="7C1EFF12" w:rsidR="00ED56CF" w:rsidRPr="00324902" w:rsidDel="003C5825" w:rsidRDefault="00ED56CF" w:rsidP="00304F87">
            <w:pPr>
              <w:rPr>
                <w:del w:id="4900" w:author="Tristan Stark" w:date="2020-09-15T21:03:00Z"/>
              </w:rPr>
            </w:pPr>
            <w:bookmarkStart w:id="4901" w:name="_Toc51143088"/>
            <w:bookmarkStart w:id="4902" w:name="_Toc51225723"/>
            <w:bookmarkStart w:id="4903" w:name="_Toc51226230"/>
            <w:bookmarkStart w:id="4904" w:name="_Toc51226544"/>
            <w:bookmarkStart w:id="4905" w:name="_Toc51228544"/>
            <w:bookmarkStart w:id="4906" w:name="_Toc51229051"/>
            <w:bookmarkStart w:id="4907" w:name="_Toc51229339"/>
            <w:bookmarkStart w:id="4908" w:name="_Toc51230496"/>
            <w:bookmarkStart w:id="4909" w:name="_Toc51230784"/>
            <w:bookmarkEnd w:id="4901"/>
            <w:bookmarkEnd w:id="4902"/>
            <w:bookmarkEnd w:id="4903"/>
            <w:bookmarkEnd w:id="4904"/>
            <w:bookmarkEnd w:id="4905"/>
            <w:bookmarkEnd w:id="4906"/>
            <w:bookmarkEnd w:id="4907"/>
            <w:bookmarkEnd w:id="4908"/>
            <w:bookmarkEnd w:id="4909"/>
          </w:p>
        </w:tc>
        <w:tc>
          <w:tcPr>
            <w:tcW w:w="2410" w:type="dxa"/>
          </w:tcPr>
          <w:p w14:paraId="7D052043" w14:textId="4C2C4B40" w:rsidR="00ED56CF" w:rsidRPr="00324902" w:rsidDel="003C5825" w:rsidRDefault="00ED56CF" w:rsidP="00304F87">
            <w:pPr>
              <w:rPr>
                <w:del w:id="4910" w:author="Tristan Stark" w:date="2020-09-15T21:03:00Z"/>
              </w:rPr>
            </w:pPr>
            <w:bookmarkStart w:id="4911" w:name="_Toc51143089"/>
            <w:bookmarkStart w:id="4912" w:name="_Toc51225724"/>
            <w:bookmarkStart w:id="4913" w:name="_Toc51226231"/>
            <w:bookmarkStart w:id="4914" w:name="_Toc51226545"/>
            <w:bookmarkStart w:id="4915" w:name="_Toc51228545"/>
            <w:bookmarkStart w:id="4916" w:name="_Toc51229052"/>
            <w:bookmarkStart w:id="4917" w:name="_Toc51229340"/>
            <w:bookmarkStart w:id="4918" w:name="_Toc51230497"/>
            <w:bookmarkStart w:id="4919" w:name="_Toc51230785"/>
            <w:bookmarkEnd w:id="4911"/>
            <w:bookmarkEnd w:id="4912"/>
            <w:bookmarkEnd w:id="4913"/>
            <w:bookmarkEnd w:id="4914"/>
            <w:bookmarkEnd w:id="4915"/>
            <w:bookmarkEnd w:id="4916"/>
            <w:bookmarkEnd w:id="4917"/>
            <w:bookmarkEnd w:id="4918"/>
            <w:bookmarkEnd w:id="4919"/>
          </w:p>
        </w:tc>
        <w:bookmarkStart w:id="4920" w:name="_Toc51143090"/>
        <w:bookmarkStart w:id="4921" w:name="_Toc51225725"/>
        <w:bookmarkStart w:id="4922" w:name="_Toc51226232"/>
        <w:bookmarkStart w:id="4923" w:name="_Toc51226546"/>
        <w:bookmarkStart w:id="4924" w:name="_Toc51228546"/>
        <w:bookmarkStart w:id="4925" w:name="_Toc51229053"/>
        <w:bookmarkStart w:id="4926" w:name="_Toc51229341"/>
        <w:bookmarkStart w:id="4927" w:name="_Toc51230498"/>
        <w:bookmarkStart w:id="4928" w:name="_Toc51230786"/>
        <w:bookmarkEnd w:id="4920"/>
        <w:bookmarkEnd w:id="4921"/>
        <w:bookmarkEnd w:id="4922"/>
        <w:bookmarkEnd w:id="4923"/>
        <w:bookmarkEnd w:id="4924"/>
        <w:bookmarkEnd w:id="4925"/>
        <w:bookmarkEnd w:id="4926"/>
        <w:bookmarkEnd w:id="4927"/>
        <w:bookmarkEnd w:id="4928"/>
      </w:tr>
    </w:tbl>
    <w:p w14:paraId="71CCB005" w14:textId="40341C3B" w:rsidR="00F868F1" w:rsidRPr="00324902" w:rsidDel="003C5825" w:rsidRDefault="00F868F1" w:rsidP="00F868F1">
      <w:pPr>
        <w:rPr>
          <w:del w:id="4929" w:author="Tristan Stark" w:date="2020-09-15T21:03:00Z"/>
        </w:rPr>
        <w:sectPr w:rsidR="00F868F1" w:rsidRPr="00324902" w:rsidDel="003C5825" w:rsidSect="002D38B1">
          <w:headerReference w:type="default" r:id="rId45"/>
          <w:footerReference w:type="default" r:id="rId46"/>
          <w:pgSz w:w="12240" w:h="15840"/>
          <w:pgMar w:top="1440" w:right="1800" w:bottom="1440" w:left="1800" w:header="720" w:footer="720" w:gutter="0"/>
          <w:cols w:space="720"/>
        </w:sectPr>
      </w:pPr>
    </w:p>
    <w:p w14:paraId="0F5ABA0D" w14:textId="7DCC65E4" w:rsidR="002D38B1" w:rsidRPr="00324902" w:rsidDel="003C5825" w:rsidRDefault="00645009" w:rsidP="00645009">
      <w:pPr>
        <w:pStyle w:val="Heading1"/>
        <w:rPr>
          <w:del w:id="4932" w:author="Tristan Stark" w:date="2020-09-15T21:03:00Z"/>
        </w:rPr>
      </w:pPr>
      <w:del w:id="4933" w:author="Tristan Stark" w:date="2020-09-15T21:03:00Z">
        <w:r w:rsidRPr="00324902" w:rsidDel="003C5825">
          <w:delText>GLOSSARY</w:delText>
        </w:r>
        <w:bookmarkStart w:id="4934" w:name="_Toc51143091"/>
        <w:bookmarkStart w:id="4935" w:name="_Toc51225726"/>
        <w:bookmarkStart w:id="4936" w:name="_Toc51226233"/>
        <w:bookmarkStart w:id="4937" w:name="_Toc51226547"/>
        <w:bookmarkStart w:id="4938" w:name="_Toc51228547"/>
        <w:bookmarkStart w:id="4939" w:name="_Toc51229054"/>
        <w:bookmarkStart w:id="4940" w:name="_Toc51229342"/>
        <w:bookmarkStart w:id="4941" w:name="_Toc51230499"/>
        <w:bookmarkStart w:id="4942" w:name="_Toc51230787"/>
        <w:bookmarkEnd w:id="4934"/>
        <w:bookmarkEnd w:id="4935"/>
        <w:bookmarkEnd w:id="4936"/>
        <w:bookmarkEnd w:id="4937"/>
        <w:bookmarkEnd w:id="4938"/>
        <w:bookmarkEnd w:id="4939"/>
        <w:bookmarkEnd w:id="4940"/>
        <w:bookmarkEnd w:id="4941"/>
        <w:bookmarkEnd w:id="4942"/>
      </w:del>
    </w:p>
    <w:p w14:paraId="0658478D" w14:textId="506F4C61" w:rsidR="00DF06AC" w:rsidRPr="00324902" w:rsidDel="003C5825" w:rsidRDefault="00E76D1B" w:rsidP="00DF06AC">
      <w:pPr>
        <w:pStyle w:val="BodyText"/>
        <w:rPr>
          <w:del w:id="4943" w:author="Tristan Stark" w:date="2020-09-15T21:03:00Z"/>
        </w:rPr>
      </w:pPr>
      <w:del w:id="4944" w:author="Tristan Stark" w:date="2020-09-15T21:03:00Z">
        <w:r w:rsidDel="003C5825">
          <w:rPr>
            <w:highlight w:val="yellow"/>
          </w:rPr>
          <w:delText>[</w:delText>
        </w:r>
        <w:r w:rsidR="00DF06AC" w:rsidRPr="00E76D1B" w:rsidDel="003C5825">
          <w:rPr>
            <w:highlight w:val="yellow"/>
          </w:rPr>
          <w:delText>Explain the meaning of all terms used in thi</w:delText>
        </w:r>
        <w:r w:rsidDel="003C5825">
          <w:rPr>
            <w:highlight w:val="yellow"/>
          </w:rPr>
          <w:delText>s document]</w:delText>
        </w:r>
        <w:bookmarkStart w:id="4945" w:name="_Toc51143092"/>
        <w:bookmarkStart w:id="4946" w:name="_Toc51225727"/>
        <w:bookmarkStart w:id="4947" w:name="_Toc51226234"/>
        <w:bookmarkStart w:id="4948" w:name="_Toc51226548"/>
        <w:bookmarkStart w:id="4949" w:name="_Toc51228548"/>
        <w:bookmarkStart w:id="4950" w:name="_Toc51229055"/>
        <w:bookmarkStart w:id="4951" w:name="_Toc51229343"/>
        <w:bookmarkStart w:id="4952" w:name="_Toc51230500"/>
        <w:bookmarkStart w:id="4953" w:name="_Toc51230788"/>
        <w:bookmarkEnd w:id="4945"/>
        <w:bookmarkEnd w:id="4946"/>
        <w:bookmarkEnd w:id="4947"/>
        <w:bookmarkEnd w:id="4948"/>
        <w:bookmarkEnd w:id="4949"/>
        <w:bookmarkEnd w:id="4950"/>
        <w:bookmarkEnd w:id="4951"/>
        <w:bookmarkEnd w:id="4952"/>
        <w:bookmarkEnd w:id="4953"/>
      </w:del>
    </w:p>
    <w:tbl>
      <w:tblPr>
        <w:tblStyle w:val="Table"/>
        <w:tblW w:w="8674" w:type="dxa"/>
        <w:tblLook w:val="01E0" w:firstRow="1" w:lastRow="1" w:firstColumn="1" w:lastColumn="1" w:noHBand="0" w:noVBand="0"/>
      </w:tblPr>
      <w:tblGrid>
        <w:gridCol w:w="2809"/>
        <w:gridCol w:w="5865"/>
      </w:tblGrid>
      <w:tr w:rsidR="00EE377D" w:rsidRPr="00324902" w:rsidDel="003C5825" w14:paraId="12FF2072" w14:textId="386F13AC" w:rsidTr="00304F87">
        <w:trPr>
          <w:del w:id="4954" w:author="Tristan Stark" w:date="2020-09-15T21:03:00Z"/>
        </w:trPr>
        <w:tc>
          <w:tcPr>
            <w:tcW w:w="2809" w:type="dxa"/>
          </w:tcPr>
          <w:p w14:paraId="3FF111AC" w14:textId="0A75BC7A" w:rsidR="00EE377D" w:rsidRPr="00324902" w:rsidDel="003C5825" w:rsidRDefault="00EE377D" w:rsidP="00304F87">
            <w:pPr>
              <w:cnfStyle w:val="100000000000" w:firstRow="1" w:lastRow="0" w:firstColumn="0" w:lastColumn="0" w:oddVBand="0" w:evenVBand="0" w:oddHBand="0" w:evenHBand="0" w:firstRowFirstColumn="0" w:firstRowLastColumn="0" w:lastRowFirstColumn="0" w:lastRowLastColumn="0"/>
              <w:rPr>
                <w:del w:id="4955" w:author="Tristan Stark" w:date="2020-09-15T21:03:00Z"/>
              </w:rPr>
            </w:pPr>
            <w:del w:id="4956" w:author="Tristan Stark" w:date="2020-09-15T21:03:00Z">
              <w:r w:rsidRPr="00324902" w:rsidDel="003C5825">
                <w:delText>Term</w:delText>
              </w:r>
              <w:bookmarkStart w:id="4957" w:name="_Toc51143093"/>
              <w:bookmarkStart w:id="4958" w:name="_Toc51225728"/>
              <w:bookmarkStart w:id="4959" w:name="_Toc51226235"/>
              <w:bookmarkStart w:id="4960" w:name="_Toc51226549"/>
              <w:bookmarkStart w:id="4961" w:name="_Toc51228549"/>
              <w:bookmarkStart w:id="4962" w:name="_Toc51229056"/>
              <w:bookmarkStart w:id="4963" w:name="_Toc51229344"/>
              <w:bookmarkStart w:id="4964" w:name="_Toc51230501"/>
              <w:bookmarkStart w:id="4965" w:name="_Toc51230789"/>
              <w:bookmarkEnd w:id="4957"/>
              <w:bookmarkEnd w:id="4958"/>
              <w:bookmarkEnd w:id="4959"/>
              <w:bookmarkEnd w:id="4960"/>
              <w:bookmarkEnd w:id="4961"/>
              <w:bookmarkEnd w:id="4962"/>
              <w:bookmarkEnd w:id="4963"/>
              <w:bookmarkEnd w:id="4964"/>
              <w:bookmarkEnd w:id="4965"/>
            </w:del>
          </w:p>
        </w:tc>
        <w:tc>
          <w:tcPr>
            <w:tcW w:w="5865" w:type="dxa"/>
          </w:tcPr>
          <w:p w14:paraId="1E3FDC9C" w14:textId="755E299B" w:rsidR="00EE377D" w:rsidRPr="00324902" w:rsidDel="003C5825" w:rsidRDefault="00EE377D" w:rsidP="00304F87">
            <w:pPr>
              <w:cnfStyle w:val="100000000000" w:firstRow="1" w:lastRow="0" w:firstColumn="0" w:lastColumn="0" w:oddVBand="0" w:evenVBand="0" w:oddHBand="0" w:evenHBand="0" w:firstRowFirstColumn="0" w:firstRowLastColumn="0" w:lastRowFirstColumn="0" w:lastRowLastColumn="0"/>
              <w:rPr>
                <w:del w:id="4966" w:author="Tristan Stark" w:date="2020-09-15T21:03:00Z"/>
              </w:rPr>
            </w:pPr>
            <w:del w:id="4967" w:author="Tristan Stark" w:date="2020-09-15T21:03:00Z">
              <w:r w:rsidRPr="00324902" w:rsidDel="003C5825">
                <w:delText>Meaning</w:delText>
              </w:r>
              <w:bookmarkStart w:id="4968" w:name="_Toc51143094"/>
              <w:bookmarkStart w:id="4969" w:name="_Toc51225729"/>
              <w:bookmarkStart w:id="4970" w:name="_Toc51226236"/>
              <w:bookmarkStart w:id="4971" w:name="_Toc51226550"/>
              <w:bookmarkStart w:id="4972" w:name="_Toc51228550"/>
              <w:bookmarkStart w:id="4973" w:name="_Toc51229057"/>
              <w:bookmarkStart w:id="4974" w:name="_Toc51229345"/>
              <w:bookmarkStart w:id="4975" w:name="_Toc51230502"/>
              <w:bookmarkStart w:id="4976" w:name="_Toc51230790"/>
              <w:bookmarkEnd w:id="4968"/>
              <w:bookmarkEnd w:id="4969"/>
              <w:bookmarkEnd w:id="4970"/>
              <w:bookmarkEnd w:id="4971"/>
              <w:bookmarkEnd w:id="4972"/>
              <w:bookmarkEnd w:id="4973"/>
              <w:bookmarkEnd w:id="4974"/>
              <w:bookmarkEnd w:id="4975"/>
              <w:bookmarkEnd w:id="4976"/>
            </w:del>
          </w:p>
        </w:tc>
        <w:bookmarkStart w:id="4977" w:name="_Toc51143095"/>
        <w:bookmarkStart w:id="4978" w:name="_Toc51225730"/>
        <w:bookmarkStart w:id="4979" w:name="_Toc51226237"/>
        <w:bookmarkStart w:id="4980" w:name="_Toc51226551"/>
        <w:bookmarkStart w:id="4981" w:name="_Toc51228551"/>
        <w:bookmarkStart w:id="4982" w:name="_Toc51229058"/>
        <w:bookmarkStart w:id="4983" w:name="_Toc51229346"/>
        <w:bookmarkStart w:id="4984" w:name="_Toc51230503"/>
        <w:bookmarkStart w:id="4985" w:name="_Toc51230791"/>
        <w:bookmarkEnd w:id="4977"/>
        <w:bookmarkEnd w:id="4978"/>
        <w:bookmarkEnd w:id="4979"/>
        <w:bookmarkEnd w:id="4980"/>
        <w:bookmarkEnd w:id="4981"/>
        <w:bookmarkEnd w:id="4982"/>
        <w:bookmarkEnd w:id="4983"/>
        <w:bookmarkEnd w:id="4984"/>
        <w:bookmarkEnd w:id="4985"/>
      </w:tr>
      <w:tr w:rsidR="00EE377D" w:rsidRPr="00324902" w:rsidDel="003C5825" w14:paraId="6212F3BC" w14:textId="431D1B03" w:rsidTr="00304F87">
        <w:trPr>
          <w:del w:id="4986" w:author="Tristan Stark" w:date="2020-09-15T21:03:00Z"/>
        </w:trPr>
        <w:tc>
          <w:tcPr>
            <w:tcW w:w="2809" w:type="dxa"/>
          </w:tcPr>
          <w:p w14:paraId="608C6BBC" w14:textId="18528AC6" w:rsidR="00EE377D" w:rsidRPr="00324902" w:rsidDel="003C5825" w:rsidRDefault="00EE377D" w:rsidP="00304F87">
            <w:pPr>
              <w:rPr>
                <w:del w:id="4987" w:author="Tristan Stark" w:date="2020-09-15T21:03:00Z"/>
              </w:rPr>
            </w:pPr>
            <w:bookmarkStart w:id="4988" w:name="_Toc51143096"/>
            <w:bookmarkStart w:id="4989" w:name="_Toc51225731"/>
            <w:bookmarkStart w:id="4990" w:name="_Toc51226238"/>
            <w:bookmarkStart w:id="4991" w:name="_Toc51226552"/>
            <w:bookmarkStart w:id="4992" w:name="_Toc51228552"/>
            <w:bookmarkStart w:id="4993" w:name="_Toc51229059"/>
            <w:bookmarkStart w:id="4994" w:name="_Toc51229347"/>
            <w:bookmarkStart w:id="4995" w:name="_Toc51230504"/>
            <w:bookmarkStart w:id="4996" w:name="_Toc51230792"/>
            <w:bookmarkEnd w:id="4988"/>
            <w:bookmarkEnd w:id="4989"/>
            <w:bookmarkEnd w:id="4990"/>
            <w:bookmarkEnd w:id="4991"/>
            <w:bookmarkEnd w:id="4992"/>
            <w:bookmarkEnd w:id="4993"/>
            <w:bookmarkEnd w:id="4994"/>
            <w:bookmarkEnd w:id="4995"/>
            <w:bookmarkEnd w:id="4996"/>
          </w:p>
        </w:tc>
        <w:tc>
          <w:tcPr>
            <w:tcW w:w="5865" w:type="dxa"/>
          </w:tcPr>
          <w:p w14:paraId="060DFF97" w14:textId="31A286E0" w:rsidR="00EE377D" w:rsidRPr="00324902" w:rsidDel="003C5825" w:rsidRDefault="00EE377D" w:rsidP="00304F87">
            <w:pPr>
              <w:rPr>
                <w:del w:id="4997" w:author="Tristan Stark" w:date="2020-09-15T21:03:00Z"/>
              </w:rPr>
            </w:pPr>
            <w:bookmarkStart w:id="4998" w:name="_Toc51143097"/>
            <w:bookmarkStart w:id="4999" w:name="_Toc51225732"/>
            <w:bookmarkStart w:id="5000" w:name="_Toc51226239"/>
            <w:bookmarkStart w:id="5001" w:name="_Toc51226553"/>
            <w:bookmarkStart w:id="5002" w:name="_Toc51228553"/>
            <w:bookmarkStart w:id="5003" w:name="_Toc51229060"/>
            <w:bookmarkStart w:id="5004" w:name="_Toc51229348"/>
            <w:bookmarkStart w:id="5005" w:name="_Toc51230505"/>
            <w:bookmarkStart w:id="5006" w:name="_Toc51230793"/>
            <w:bookmarkEnd w:id="4998"/>
            <w:bookmarkEnd w:id="4999"/>
            <w:bookmarkEnd w:id="5000"/>
            <w:bookmarkEnd w:id="5001"/>
            <w:bookmarkEnd w:id="5002"/>
            <w:bookmarkEnd w:id="5003"/>
            <w:bookmarkEnd w:id="5004"/>
            <w:bookmarkEnd w:id="5005"/>
            <w:bookmarkEnd w:id="5006"/>
          </w:p>
        </w:tc>
        <w:bookmarkStart w:id="5007" w:name="_Toc51143098"/>
        <w:bookmarkStart w:id="5008" w:name="_Toc51225733"/>
        <w:bookmarkStart w:id="5009" w:name="_Toc51226240"/>
        <w:bookmarkStart w:id="5010" w:name="_Toc51226554"/>
        <w:bookmarkStart w:id="5011" w:name="_Toc51228554"/>
        <w:bookmarkStart w:id="5012" w:name="_Toc51229061"/>
        <w:bookmarkStart w:id="5013" w:name="_Toc51229349"/>
        <w:bookmarkStart w:id="5014" w:name="_Toc51230506"/>
        <w:bookmarkStart w:id="5015" w:name="_Toc51230794"/>
        <w:bookmarkEnd w:id="5007"/>
        <w:bookmarkEnd w:id="5008"/>
        <w:bookmarkEnd w:id="5009"/>
        <w:bookmarkEnd w:id="5010"/>
        <w:bookmarkEnd w:id="5011"/>
        <w:bookmarkEnd w:id="5012"/>
        <w:bookmarkEnd w:id="5013"/>
        <w:bookmarkEnd w:id="5014"/>
        <w:bookmarkEnd w:id="5015"/>
      </w:tr>
      <w:tr w:rsidR="00EE377D" w:rsidRPr="00324902" w:rsidDel="003C5825" w14:paraId="4A866E87" w14:textId="0CEE368B" w:rsidTr="00304F87">
        <w:trPr>
          <w:del w:id="5016" w:author="Tristan Stark" w:date="2020-09-15T21:03:00Z"/>
        </w:trPr>
        <w:tc>
          <w:tcPr>
            <w:tcW w:w="2809" w:type="dxa"/>
          </w:tcPr>
          <w:p w14:paraId="0C1D4FC3" w14:textId="4EA2218C" w:rsidR="00EE377D" w:rsidRPr="00324902" w:rsidDel="003C5825" w:rsidRDefault="00EE377D" w:rsidP="00304F87">
            <w:pPr>
              <w:rPr>
                <w:del w:id="5017" w:author="Tristan Stark" w:date="2020-09-15T21:03:00Z"/>
              </w:rPr>
            </w:pPr>
            <w:bookmarkStart w:id="5018" w:name="_Toc51143099"/>
            <w:bookmarkStart w:id="5019" w:name="_Toc51225734"/>
            <w:bookmarkStart w:id="5020" w:name="_Toc51226241"/>
            <w:bookmarkStart w:id="5021" w:name="_Toc51226555"/>
            <w:bookmarkStart w:id="5022" w:name="_Toc51228555"/>
            <w:bookmarkStart w:id="5023" w:name="_Toc51229062"/>
            <w:bookmarkStart w:id="5024" w:name="_Toc51229350"/>
            <w:bookmarkStart w:id="5025" w:name="_Toc51230507"/>
            <w:bookmarkStart w:id="5026" w:name="_Toc51230795"/>
            <w:bookmarkEnd w:id="5018"/>
            <w:bookmarkEnd w:id="5019"/>
            <w:bookmarkEnd w:id="5020"/>
            <w:bookmarkEnd w:id="5021"/>
            <w:bookmarkEnd w:id="5022"/>
            <w:bookmarkEnd w:id="5023"/>
            <w:bookmarkEnd w:id="5024"/>
            <w:bookmarkEnd w:id="5025"/>
            <w:bookmarkEnd w:id="5026"/>
          </w:p>
        </w:tc>
        <w:tc>
          <w:tcPr>
            <w:tcW w:w="5865" w:type="dxa"/>
          </w:tcPr>
          <w:p w14:paraId="5B89A4DC" w14:textId="3CEDE16F" w:rsidR="00EE377D" w:rsidRPr="00324902" w:rsidDel="003C5825" w:rsidRDefault="00EE377D" w:rsidP="00304F87">
            <w:pPr>
              <w:rPr>
                <w:del w:id="5027" w:author="Tristan Stark" w:date="2020-09-15T21:03:00Z"/>
              </w:rPr>
            </w:pPr>
            <w:bookmarkStart w:id="5028" w:name="_Toc51143100"/>
            <w:bookmarkStart w:id="5029" w:name="_Toc51225735"/>
            <w:bookmarkStart w:id="5030" w:name="_Toc51226242"/>
            <w:bookmarkStart w:id="5031" w:name="_Toc51226556"/>
            <w:bookmarkStart w:id="5032" w:name="_Toc51228556"/>
            <w:bookmarkStart w:id="5033" w:name="_Toc51229063"/>
            <w:bookmarkStart w:id="5034" w:name="_Toc51229351"/>
            <w:bookmarkStart w:id="5035" w:name="_Toc51230508"/>
            <w:bookmarkStart w:id="5036" w:name="_Toc51230796"/>
            <w:bookmarkEnd w:id="5028"/>
            <w:bookmarkEnd w:id="5029"/>
            <w:bookmarkEnd w:id="5030"/>
            <w:bookmarkEnd w:id="5031"/>
            <w:bookmarkEnd w:id="5032"/>
            <w:bookmarkEnd w:id="5033"/>
            <w:bookmarkEnd w:id="5034"/>
            <w:bookmarkEnd w:id="5035"/>
            <w:bookmarkEnd w:id="5036"/>
          </w:p>
        </w:tc>
        <w:bookmarkStart w:id="5037" w:name="_Toc51143101"/>
        <w:bookmarkStart w:id="5038" w:name="_Toc51225736"/>
        <w:bookmarkStart w:id="5039" w:name="_Toc51226243"/>
        <w:bookmarkStart w:id="5040" w:name="_Toc51226557"/>
        <w:bookmarkStart w:id="5041" w:name="_Toc51228557"/>
        <w:bookmarkStart w:id="5042" w:name="_Toc51229064"/>
        <w:bookmarkStart w:id="5043" w:name="_Toc51229352"/>
        <w:bookmarkStart w:id="5044" w:name="_Toc51230509"/>
        <w:bookmarkStart w:id="5045" w:name="_Toc51230797"/>
        <w:bookmarkEnd w:id="5037"/>
        <w:bookmarkEnd w:id="5038"/>
        <w:bookmarkEnd w:id="5039"/>
        <w:bookmarkEnd w:id="5040"/>
        <w:bookmarkEnd w:id="5041"/>
        <w:bookmarkEnd w:id="5042"/>
        <w:bookmarkEnd w:id="5043"/>
        <w:bookmarkEnd w:id="5044"/>
        <w:bookmarkEnd w:id="5045"/>
      </w:tr>
      <w:tr w:rsidR="00EE377D" w:rsidRPr="00324902" w:rsidDel="003C5825" w14:paraId="4FE73822" w14:textId="55AC3253" w:rsidTr="00304F87">
        <w:trPr>
          <w:del w:id="5046" w:author="Tristan Stark" w:date="2020-09-15T21:03:00Z"/>
        </w:trPr>
        <w:tc>
          <w:tcPr>
            <w:tcW w:w="2809" w:type="dxa"/>
          </w:tcPr>
          <w:p w14:paraId="224B0C62" w14:textId="29AF3675" w:rsidR="00EE377D" w:rsidRPr="00324902" w:rsidDel="003C5825" w:rsidRDefault="00EE377D" w:rsidP="00304F87">
            <w:pPr>
              <w:rPr>
                <w:del w:id="5047" w:author="Tristan Stark" w:date="2020-09-15T21:03:00Z"/>
              </w:rPr>
            </w:pPr>
            <w:bookmarkStart w:id="5048" w:name="_Toc51143102"/>
            <w:bookmarkStart w:id="5049" w:name="_Toc51225737"/>
            <w:bookmarkStart w:id="5050" w:name="_Toc51226244"/>
            <w:bookmarkStart w:id="5051" w:name="_Toc51226558"/>
            <w:bookmarkStart w:id="5052" w:name="_Toc51228558"/>
            <w:bookmarkStart w:id="5053" w:name="_Toc51229065"/>
            <w:bookmarkStart w:id="5054" w:name="_Toc51229353"/>
            <w:bookmarkStart w:id="5055" w:name="_Toc51230510"/>
            <w:bookmarkStart w:id="5056" w:name="_Toc51230798"/>
            <w:bookmarkEnd w:id="5048"/>
            <w:bookmarkEnd w:id="5049"/>
            <w:bookmarkEnd w:id="5050"/>
            <w:bookmarkEnd w:id="5051"/>
            <w:bookmarkEnd w:id="5052"/>
            <w:bookmarkEnd w:id="5053"/>
            <w:bookmarkEnd w:id="5054"/>
            <w:bookmarkEnd w:id="5055"/>
            <w:bookmarkEnd w:id="5056"/>
          </w:p>
        </w:tc>
        <w:tc>
          <w:tcPr>
            <w:tcW w:w="5865" w:type="dxa"/>
          </w:tcPr>
          <w:p w14:paraId="3426CF30" w14:textId="41C8F6AD" w:rsidR="00EE377D" w:rsidRPr="00324902" w:rsidDel="003C5825" w:rsidRDefault="00EE377D" w:rsidP="00304F87">
            <w:pPr>
              <w:rPr>
                <w:del w:id="5057" w:author="Tristan Stark" w:date="2020-09-15T21:03:00Z"/>
              </w:rPr>
            </w:pPr>
            <w:bookmarkStart w:id="5058" w:name="_Toc51143103"/>
            <w:bookmarkStart w:id="5059" w:name="_Toc51225738"/>
            <w:bookmarkStart w:id="5060" w:name="_Toc51226245"/>
            <w:bookmarkStart w:id="5061" w:name="_Toc51226559"/>
            <w:bookmarkStart w:id="5062" w:name="_Toc51228559"/>
            <w:bookmarkStart w:id="5063" w:name="_Toc51229066"/>
            <w:bookmarkStart w:id="5064" w:name="_Toc51229354"/>
            <w:bookmarkStart w:id="5065" w:name="_Toc51230511"/>
            <w:bookmarkStart w:id="5066" w:name="_Toc51230799"/>
            <w:bookmarkEnd w:id="5058"/>
            <w:bookmarkEnd w:id="5059"/>
            <w:bookmarkEnd w:id="5060"/>
            <w:bookmarkEnd w:id="5061"/>
            <w:bookmarkEnd w:id="5062"/>
            <w:bookmarkEnd w:id="5063"/>
            <w:bookmarkEnd w:id="5064"/>
            <w:bookmarkEnd w:id="5065"/>
            <w:bookmarkEnd w:id="5066"/>
          </w:p>
        </w:tc>
        <w:bookmarkStart w:id="5067" w:name="_Toc51143104"/>
        <w:bookmarkStart w:id="5068" w:name="_Toc51225739"/>
        <w:bookmarkStart w:id="5069" w:name="_Toc51226246"/>
        <w:bookmarkStart w:id="5070" w:name="_Toc51226560"/>
        <w:bookmarkStart w:id="5071" w:name="_Toc51228560"/>
        <w:bookmarkStart w:id="5072" w:name="_Toc51229067"/>
        <w:bookmarkStart w:id="5073" w:name="_Toc51229355"/>
        <w:bookmarkStart w:id="5074" w:name="_Toc51230512"/>
        <w:bookmarkStart w:id="5075" w:name="_Toc51230800"/>
        <w:bookmarkEnd w:id="5067"/>
        <w:bookmarkEnd w:id="5068"/>
        <w:bookmarkEnd w:id="5069"/>
        <w:bookmarkEnd w:id="5070"/>
        <w:bookmarkEnd w:id="5071"/>
        <w:bookmarkEnd w:id="5072"/>
        <w:bookmarkEnd w:id="5073"/>
        <w:bookmarkEnd w:id="5074"/>
        <w:bookmarkEnd w:id="5075"/>
      </w:tr>
      <w:tr w:rsidR="00EE377D" w:rsidRPr="00324902" w:rsidDel="003C5825" w14:paraId="286C3A70" w14:textId="548477F1" w:rsidTr="00304F87">
        <w:trPr>
          <w:del w:id="5076" w:author="Tristan Stark" w:date="2020-09-15T21:03:00Z"/>
        </w:trPr>
        <w:tc>
          <w:tcPr>
            <w:tcW w:w="2809" w:type="dxa"/>
          </w:tcPr>
          <w:p w14:paraId="74614611" w14:textId="4A136E12" w:rsidR="00EE377D" w:rsidRPr="00324902" w:rsidDel="003C5825" w:rsidRDefault="00EE377D" w:rsidP="00304F87">
            <w:pPr>
              <w:rPr>
                <w:del w:id="5077" w:author="Tristan Stark" w:date="2020-09-15T21:03:00Z"/>
              </w:rPr>
            </w:pPr>
            <w:bookmarkStart w:id="5078" w:name="_Toc51143105"/>
            <w:bookmarkStart w:id="5079" w:name="_Toc51225740"/>
            <w:bookmarkStart w:id="5080" w:name="_Toc51226247"/>
            <w:bookmarkStart w:id="5081" w:name="_Toc51226561"/>
            <w:bookmarkStart w:id="5082" w:name="_Toc51228561"/>
            <w:bookmarkStart w:id="5083" w:name="_Toc51229068"/>
            <w:bookmarkStart w:id="5084" w:name="_Toc51229356"/>
            <w:bookmarkStart w:id="5085" w:name="_Toc51230513"/>
            <w:bookmarkStart w:id="5086" w:name="_Toc51230801"/>
            <w:bookmarkEnd w:id="5078"/>
            <w:bookmarkEnd w:id="5079"/>
            <w:bookmarkEnd w:id="5080"/>
            <w:bookmarkEnd w:id="5081"/>
            <w:bookmarkEnd w:id="5082"/>
            <w:bookmarkEnd w:id="5083"/>
            <w:bookmarkEnd w:id="5084"/>
            <w:bookmarkEnd w:id="5085"/>
            <w:bookmarkEnd w:id="5086"/>
          </w:p>
        </w:tc>
        <w:tc>
          <w:tcPr>
            <w:tcW w:w="5865" w:type="dxa"/>
          </w:tcPr>
          <w:p w14:paraId="52C9F296" w14:textId="66729329" w:rsidR="00EE377D" w:rsidRPr="00324902" w:rsidDel="003C5825" w:rsidRDefault="00EE377D" w:rsidP="00304F87">
            <w:pPr>
              <w:rPr>
                <w:del w:id="5087" w:author="Tristan Stark" w:date="2020-09-15T21:03:00Z"/>
              </w:rPr>
            </w:pPr>
            <w:bookmarkStart w:id="5088" w:name="_Toc51143106"/>
            <w:bookmarkStart w:id="5089" w:name="_Toc51225741"/>
            <w:bookmarkStart w:id="5090" w:name="_Toc51226248"/>
            <w:bookmarkStart w:id="5091" w:name="_Toc51226562"/>
            <w:bookmarkStart w:id="5092" w:name="_Toc51228562"/>
            <w:bookmarkStart w:id="5093" w:name="_Toc51229069"/>
            <w:bookmarkStart w:id="5094" w:name="_Toc51229357"/>
            <w:bookmarkStart w:id="5095" w:name="_Toc51230514"/>
            <w:bookmarkStart w:id="5096" w:name="_Toc51230802"/>
            <w:bookmarkEnd w:id="5088"/>
            <w:bookmarkEnd w:id="5089"/>
            <w:bookmarkEnd w:id="5090"/>
            <w:bookmarkEnd w:id="5091"/>
            <w:bookmarkEnd w:id="5092"/>
            <w:bookmarkEnd w:id="5093"/>
            <w:bookmarkEnd w:id="5094"/>
            <w:bookmarkEnd w:id="5095"/>
            <w:bookmarkEnd w:id="5096"/>
          </w:p>
        </w:tc>
        <w:bookmarkStart w:id="5097" w:name="_Toc51143107"/>
        <w:bookmarkStart w:id="5098" w:name="_Toc51225742"/>
        <w:bookmarkStart w:id="5099" w:name="_Toc51226249"/>
        <w:bookmarkStart w:id="5100" w:name="_Toc51226563"/>
        <w:bookmarkStart w:id="5101" w:name="_Toc51228563"/>
        <w:bookmarkStart w:id="5102" w:name="_Toc51229070"/>
        <w:bookmarkStart w:id="5103" w:name="_Toc51229358"/>
        <w:bookmarkStart w:id="5104" w:name="_Toc51230515"/>
        <w:bookmarkStart w:id="5105" w:name="_Toc51230803"/>
        <w:bookmarkEnd w:id="5097"/>
        <w:bookmarkEnd w:id="5098"/>
        <w:bookmarkEnd w:id="5099"/>
        <w:bookmarkEnd w:id="5100"/>
        <w:bookmarkEnd w:id="5101"/>
        <w:bookmarkEnd w:id="5102"/>
        <w:bookmarkEnd w:id="5103"/>
        <w:bookmarkEnd w:id="5104"/>
        <w:bookmarkEnd w:id="5105"/>
      </w:tr>
    </w:tbl>
    <w:p w14:paraId="7E866194" w14:textId="78FA2F8A" w:rsidR="00EE377D" w:rsidRPr="00324902" w:rsidDel="003C5825" w:rsidRDefault="00EE377D" w:rsidP="00DF06AC">
      <w:pPr>
        <w:pStyle w:val="BodyText"/>
        <w:rPr>
          <w:del w:id="5106" w:author="Tristan Stark" w:date="2020-09-15T21:03:00Z"/>
        </w:rPr>
      </w:pPr>
      <w:bookmarkStart w:id="5107" w:name="_Toc51143108"/>
      <w:bookmarkStart w:id="5108" w:name="_Toc51225743"/>
      <w:bookmarkStart w:id="5109" w:name="_Toc51226250"/>
      <w:bookmarkStart w:id="5110" w:name="_Toc51226564"/>
      <w:bookmarkStart w:id="5111" w:name="_Toc51228564"/>
      <w:bookmarkStart w:id="5112" w:name="_Toc51229071"/>
      <w:bookmarkStart w:id="5113" w:name="_Toc51229359"/>
      <w:bookmarkStart w:id="5114" w:name="_Toc51230516"/>
      <w:bookmarkStart w:id="5115" w:name="_Toc51230804"/>
      <w:bookmarkEnd w:id="5107"/>
      <w:bookmarkEnd w:id="5108"/>
      <w:bookmarkEnd w:id="5109"/>
      <w:bookmarkEnd w:id="5110"/>
      <w:bookmarkEnd w:id="5111"/>
      <w:bookmarkEnd w:id="5112"/>
      <w:bookmarkEnd w:id="5113"/>
      <w:bookmarkEnd w:id="5114"/>
      <w:bookmarkEnd w:id="5115"/>
    </w:p>
    <w:p w14:paraId="48EC8F17" w14:textId="30FEBCEA" w:rsidR="00EE377D" w:rsidRPr="00324902" w:rsidDel="003C5825" w:rsidRDefault="00EE377D" w:rsidP="00DF06AC">
      <w:pPr>
        <w:pStyle w:val="BodyText"/>
        <w:rPr>
          <w:del w:id="5116" w:author="Tristan Stark" w:date="2020-09-15T21:03:00Z"/>
        </w:rPr>
      </w:pPr>
      <w:bookmarkStart w:id="5117" w:name="_Toc51143109"/>
      <w:bookmarkStart w:id="5118" w:name="_Toc51225744"/>
      <w:bookmarkStart w:id="5119" w:name="_Toc51226251"/>
      <w:bookmarkStart w:id="5120" w:name="_Toc51226565"/>
      <w:bookmarkStart w:id="5121" w:name="_Toc51228565"/>
      <w:bookmarkStart w:id="5122" w:name="_Toc51229072"/>
      <w:bookmarkStart w:id="5123" w:name="_Toc51229360"/>
      <w:bookmarkStart w:id="5124" w:name="_Toc51230517"/>
      <w:bookmarkStart w:id="5125" w:name="_Toc51230805"/>
      <w:bookmarkEnd w:id="5117"/>
      <w:bookmarkEnd w:id="5118"/>
      <w:bookmarkEnd w:id="5119"/>
      <w:bookmarkEnd w:id="5120"/>
      <w:bookmarkEnd w:id="5121"/>
      <w:bookmarkEnd w:id="5122"/>
      <w:bookmarkEnd w:id="5123"/>
      <w:bookmarkEnd w:id="5124"/>
      <w:bookmarkEnd w:id="5125"/>
    </w:p>
    <w:p w14:paraId="363A353B" w14:textId="37A2398C" w:rsidR="00EE377D" w:rsidRPr="00324902" w:rsidDel="003C5825" w:rsidRDefault="00EE377D" w:rsidP="00DF06AC">
      <w:pPr>
        <w:pStyle w:val="BodyText"/>
        <w:rPr>
          <w:del w:id="5126" w:author="Tristan Stark" w:date="2020-09-15T21:03:00Z"/>
        </w:rPr>
      </w:pPr>
      <w:bookmarkStart w:id="5127" w:name="_Toc51143110"/>
      <w:bookmarkStart w:id="5128" w:name="_Toc51225745"/>
      <w:bookmarkStart w:id="5129" w:name="_Toc51226252"/>
      <w:bookmarkStart w:id="5130" w:name="_Toc51226566"/>
      <w:bookmarkStart w:id="5131" w:name="_Toc51228566"/>
      <w:bookmarkStart w:id="5132" w:name="_Toc51229073"/>
      <w:bookmarkStart w:id="5133" w:name="_Toc51229361"/>
      <w:bookmarkStart w:id="5134" w:name="_Toc51230518"/>
      <w:bookmarkStart w:id="5135" w:name="_Toc51230806"/>
      <w:bookmarkEnd w:id="5127"/>
      <w:bookmarkEnd w:id="5128"/>
      <w:bookmarkEnd w:id="5129"/>
      <w:bookmarkEnd w:id="5130"/>
      <w:bookmarkEnd w:id="5131"/>
      <w:bookmarkEnd w:id="5132"/>
      <w:bookmarkEnd w:id="5133"/>
      <w:bookmarkEnd w:id="5134"/>
      <w:bookmarkEnd w:id="5135"/>
    </w:p>
    <w:p w14:paraId="7218E409" w14:textId="65866FD9" w:rsidR="00EE377D" w:rsidRPr="00324902" w:rsidDel="003C5825" w:rsidRDefault="00EE377D" w:rsidP="00DF06AC">
      <w:pPr>
        <w:pStyle w:val="BodyText"/>
        <w:rPr>
          <w:del w:id="5136" w:author="Tristan Stark" w:date="2020-09-15T21:03:00Z"/>
        </w:rPr>
      </w:pPr>
      <w:bookmarkStart w:id="5137" w:name="_Toc51143111"/>
      <w:bookmarkStart w:id="5138" w:name="_Toc51225746"/>
      <w:bookmarkStart w:id="5139" w:name="_Toc51226253"/>
      <w:bookmarkStart w:id="5140" w:name="_Toc51226567"/>
      <w:bookmarkStart w:id="5141" w:name="_Toc51228567"/>
      <w:bookmarkStart w:id="5142" w:name="_Toc51229074"/>
      <w:bookmarkStart w:id="5143" w:name="_Toc51229362"/>
      <w:bookmarkStart w:id="5144" w:name="_Toc51230519"/>
      <w:bookmarkStart w:id="5145" w:name="_Toc51230807"/>
      <w:bookmarkEnd w:id="5137"/>
      <w:bookmarkEnd w:id="5138"/>
      <w:bookmarkEnd w:id="5139"/>
      <w:bookmarkEnd w:id="5140"/>
      <w:bookmarkEnd w:id="5141"/>
      <w:bookmarkEnd w:id="5142"/>
      <w:bookmarkEnd w:id="5143"/>
      <w:bookmarkEnd w:id="5144"/>
      <w:bookmarkEnd w:id="5145"/>
    </w:p>
    <w:p w14:paraId="7F178E8C" w14:textId="717DB650" w:rsidR="00DF06AC" w:rsidRPr="00324902" w:rsidDel="003C5825" w:rsidRDefault="00DF06AC" w:rsidP="00DF06AC">
      <w:pPr>
        <w:rPr>
          <w:del w:id="5146" w:author="Tristan Stark" w:date="2020-09-15T21:03:00Z"/>
        </w:rPr>
      </w:pPr>
      <w:bookmarkStart w:id="5147" w:name="_Toc51143112"/>
      <w:bookmarkStart w:id="5148" w:name="_Toc51225747"/>
      <w:bookmarkStart w:id="5149" w:name="_Toc51226254"/>
      <w:bookmarkStart w:id="5150" w:name="_Toc51226568"/>
      <w:bookmarkStart w:id="5151" w:name="_Toc51228568"/>
      <w:bookmarkStart w:id="5152" w:name="_Toc51229075"/>
      <w:bookmarkStart w:id="5153" w:name="_Toc51229363"/>
      <w:bookmarkStart w:id="5154" w:name="_Toc51230520"/>
      <w:bookmarkStart w:id="5155" w:name="_Toc51230808"/>
      <w:bookmarkEnd w:id="5147"/>
      <w:bookmarkEnd w:id="5148"/>
      <w:bookmarkEnd w:id="5149"/>
      <w:bookmarkEnd w:id="5150"/>
      <w:bookmarkEnd w:id="5151"/>
      <w:bookmarkEnd w:id="5152"/>
      <w:bookmarkEnd w:id="5153"/>
      <w:bookmarkEnd w:id="5154"/>
      <w:bookmarkEnd w:id="5155"/>
    </w:p>
    <w:p w14:paraId="45C48F7D" w14:textId="7EC81D22" w:rsidR="00DF06AC" w:rsidRPr="00324902" w:rsidDel="003C5825" w:rsidRDefault="00DF06AC" w:rsidP="00DF06AC">
      <w:pPr>
        <w:rPr>
          <w:del w:id="5156" w:author="Tristan Stark" w:date="2020-09-15T21:03:00Z"/>
        </w:rPr>
      </w:pPr>
      <w:bookmarkStart w:id="5157" w:name="_Toc51143113"/>
      <w:bookmarkStart w:id="5158" w:name="_Toc51225748"/>
      <w:bookmarkStart w:id="5159" w:name="_Toc51226255"/>
      <w:bookmarkStart w:id="5160" w:name="_Toc51226569"/>
      <w:bookmarkStart w:id="5161" w:name="_Toc51228569"/>
      <w:bookmarkStart w:id="5162" w:name="_Toc51229076"/>
      <w:bookmarkStart w:id="5163" w:name="_Toc51229364"/>
      <w:bookmarkStart w:id="5164" w:name="_Toc51230521"/>
      <w:bookmarkStart w:id="5165" w:name="_Toc51230809"/>
      <w:bookmarkEnd w:id="5157"/>
      <w:bookmarkEnd w:id="5158"/>
      <w:bookmarkEnd w:id="5159"/>
      <w:bookmarkEnd w:id="5160"/>
      <w:bookmarkEnd w:id="5161"/>
      <w:bookmarkEnd w:id="5162"/>
      <w:bookmarkEnd w:id="5163"/>
      <w:bookmarkEnd w:id="5164"/>
      <w:bookmarkEnd w:id="5165"/>
    </w:p>
    <w:p w14:paraId="38294E9E" w14:textId="5E12AE24" w:rsidR="002D38B1" w:rsidRPr="00324902" w:rsidDel="003C5825" w:rsidRDefault="002D38B1" w:rsidP="0082717C">
      <w:pPr>
        <w:rPr>
          <w:del w:id="5166" w:author="Tristan Stark" w:date="2020-09-15T21:03:00Z"/>
        </w:rPr>
      </w:pPr>
      <w:bookmarkStart w:id="5167" w:name="_Toc51143114"/>
      <w:bookmarkStart w:id="5168" w:name="_Toc51225749"/>
      <w:bookmarkStart w:id="5169" w:name="_Toc51226256"/>
      <w:bookmarkStart w:id="5170" w:name="_Toc51226570"/>
      <w:bookmarkStart w:id="5171" w:name="_Toc51228570"/>
      <w:bookmarkStart w:id="5172" w:name="_Toc51229077"/>
      <w:bookmarkStart w:id="5173" w:name="_Toc51229365"/>
      <w:bookmarkStart w:id="5174" w:name="_Toc51230522"/>
      <w:bookmarkStart w:id="5175" w:name="_Toc51230810"/>
      <w:bookmarkEnd w:id="5167"/>
      <w:bookmarkEnd w:id="5168"/>
      <w:bookmarkEnd w:id="5169"/>
      <w:bookmarkEnd w:id="5170"/>
      <w:bookmarkEnd w:id="5171"/>
      <w:bookmarkEnd w:id="5172"/>
      <w:bookmarkEnd w:id="5173"/>
      <w:bookmarkEnd w:id="5174"/>
      <w:bookmarkEnd w:id="5175"/>
    </w:p>
    <w:p w14:paraId="58FB9C47" w14:textId="20E598DF" w:rsidR="00324B8A" w:rsidRPr="00324902" w:rsidDel="003C5825" w:rsidRDefault="00324B8A">
      <w:pPr>
        <w:spacing w:after="0" w:line="240" w:lineRule="auto"/>
        <w:rPr>
          <w:del w:id="5176" w:author="Tristan Stark" w:date="2020-09-15T21:03:00Z"/>
          <w:rFonts w:cstheme="majorHAnsi"/>
        </w:rPr>
      </w:pPr>
      <w:del w:id="5177" w:author="Tristan Stark" w:date="2020-09-15T21:03:00Z">
        <w:r w:rsidRPr="00324902" w:rsidDel="003C5825">
          <w:rPr>
            <w:rFonts w:cstheme="majorHAnsi"/>
          </w:rPr>
          <w:br w:type="page"/>
        </w:r>
      </w:del>
    </w:p>
    <w:p w14:paraId="70200556" w14:textId="07589CAF" w:rsidR="00324B8A" w:rsidRPr="00324902" w:rsidDel="003C5825" w:rsidRDefault="00324B8A" w:rsidP="00324B8A">
      <w:pPr>
        <w:pStyle w:val="Heading1"/>
        <w:rPr>
          <w:del w:id="5178" w:author="Tristan Stark" w:date="2020-09-15T21:03:00Z"/>
        </w:rPr>
      </w:pPr>
      <w:del w:id="5179" w:author="Tristan Stark" w:date="2020-09-15T21:03:00Z">
        <w:r w:rsidRPr="00324902" w:rsidDel="003C5825">
          <w:delText>RELATED DOCUMENTATION</w:delText>
        </w:r>
        <w:bookmarkStart w:id="5180" w:name="_Toc51143115"/>
        <w:bookmarkStart w:id="5181" w:name="_Toc51225750"/>
        <w:bookmarkStart w:id="5182" w:name="_Toc51226257"/>
        <w:bookmarkStart w:id="5183" w:name="_Toc51226571"/>
        <w:bookmarkStart w:id="5184" w:name="_Toc51228571"/>
        <w:bookmarkStart w:id="5185" w:name="_Toc51229078"/>
        <w:bookmarkStart w:id="5186" w:name="_Toc51229366"/>
        <w:bookmarkStart w:id="5187" w:name="_Toc51230523"/>
        <w:bookmarkStart w:id="5188" w:name="_Toc51230811"/>
        <w:bookmarkEnd w:id="5180"/>
        <w:bookmarkEnd w:id="5181"/>
        <w:bookmarkEnd w:id="5182"/>
        <w:bookmarkEnd w:id="5183"/>
        <w:bookmarkEnd w:id="5184"/>
        <w:bookmarkEnd w:id="5185"/>
        <w:bookmarkEnd w:id="5186"/>
        <w:bookmarkEnd w:id="5187"/>
        <w:bookmarkEnd w:id="5188"/>
      </w:del>
    </w:p>
    <w:tbl>
      <w:tblPr>
        <w:tblStyle w:val="Table"/>
        <w:tblW w:w="8640" w:type="dxa"/>
        <w:tblLook w:val="01E0" w:firstRow="1" w:lastRow="1" w:firstColumn="1" w:lastColumn="1" w:noHBand="0" w:noVBand="0"/>
      </w:tblPr>
      <w:tblGrid>
        <w:gridCol w:w="699"/>
        <w:gridCol w:w="2420"/>
        <w:gridCol w:w="1134"/>
        <w:gridCol w:w="2410"/>
        <w:gridCol w:w="1977"/>
      </w:tblGrid>
      <w:tr w:rsidR="00EE377D" w:rsidRPr="00324902" w:rsidDel="003C5825" w14:paraId="735951B2" w14:textId="37C51E0C" w:rsidTr="00304F87">
        <w:trPr>
          <w:del w:id="5189" w:author="Tristan Stark" w:date="2020-09-15T21:03:00Z"/>
        </w:trPr>
        <w:tc>
          <w:tcPr>
            <w:tcW w:w="699" w:type="dxa"/>
          </w:tcPr>
          <w:p w14:paraId="56E824A1" w14:textId="516A6D0D" w:rsidR="00EE377D" w:rsidRPr="00324902" w:rsidDel="003C5825" w:rsidRDefault="00EE377D" w:rsidP="00304F87">
            <w:pPr>
              <w:cnfStyle w:val="100000000000" w:firstRow="1" w:lastRow="0" w:firstColumn="0" w:lastColumn="0" w:oddVBand="0" w:evenVBand="0" w:oddHBand="0" w:evenHBand="0" w:firstRowFirstColumn="0" w:firstRowLastColumn="0" w:lastRowFirstColumn="0" w:lastRowLastColumn="0"/>
              <w:rPr>
                <w:del w:id="5190" w:author="Tristan Stark" w:date="2020-09-15T21:03:00Z"/>
              </w:rPr>
            </w:pPr>
            <w:del w:id="5191" w:author="Tristan Stark" w:date="2020-09-15T21:03:00Z">
              <w:r w:rsidRPr="00324902" w:rsidDel="003C5825">
                <w:delText>#</w:delText>
              </w:r>
              <w:bookmarkStart w:id="5192" w:name="_Toc51143116"/>
              <w:bookmarkStart w:id="5193" w:name="_Toc51225751"/>
              <w:bookmarkStart w:id="5194" w:name="_Toc51226258"/>
              <w:bookmarkStart w:id="5195" w:name="_Toc51226572"/>
              <w:bookmarkStart w:id="5196" w:name="_Toc51228572"/>
              <w:bookmarkStart w:id="5197" w:name="_Toc51229079"/>
              <w:bookmarkStart w:id="5198" w:name="_Toc51229367"/>
              <w:bookmarkStart w:id="5199" w:name="_Toc51230524"/>
              <w:bookmarkStart w:id="5200" w:name="_Toc51230812"/>
              <w:bookmarkEnd w:id="5192"/>
              <w:bookmarkEnd w:id="5193"/>
              <w:bookmarkEnd w:id="5194"/>
              <w:bookmarkEnd w:id="5195"/>
              <w:bookmarkEnd w:id="5196"/>
              <w:bookmarkEnd w:id="5197"/>
              <w:bookmarkEnd w:id="5198"/>
              <w:bookmarkEnd w:id="5199"/>
              <w:bookmarkEnd w:id="5200"/>
            </w:del>
          </w:p>
        </w:tc>
        <w:tc>
          <w:tcPr>
            <w:tcW w:w="2420" w:type="dxa"/>
          </w:tcPr>
          <w:p w14:paraId="22D2281B" w14:textId="75AA81C6" w:rsidR="00EE377D" w:rsidRPr="00324902" w:rsidDel="003C5825" w:rsidRDefault="00EE377D" w:rsidP="00304F87">
            <w:pPr>
              <w:cnfStyle w:val="100000000000" w:firstRow="1" w:lastRow="0" w:firstColumn="0" w:lastColumn="0" w:oddVBand="0" w:evenVBand="0" w:oddHBand="0" w:evenHBand="0" w:firstRowFirstColumn="0" w:firstRowLastColumn="0" w:lastRowFirstColumn="0" w:lastRowLastColumn="0"/>
              <w:rPr>
                <w:del w:id="5201" w:author="Tristan Stark" w:date="2020-09-15T21:03:00Z"/>
              </w:rPr>
            </w:pPr>
            <w:del w:id="5202" w:author="Tristan Stark" w:date="2020-09-15T21:03:00Z">
              <w:r w:rsidRPr="00324902" w:rsidDel="003C5825">
                <w:delText>Document Title</w:delText>
              </w:r>
              <w:bookmarkStart w:id="5203" w:name="_Toc51143117"/>
              <w:bookmarkStart w:id="5204" w:name="_Toc51225752"/>
              <w:bookmarkStart w:id="5205" w:name="_Toc51226259"/>
              <w:bookmarkStart w:id="5206" w:name="_Toc51226573"/>
              <w:bookmarkStart w:id="5207" w:name="_Toc51228573"/>
              <w:bookmarkStart w:id="5208" w:name="_Toc51229080"/>
              <w:bookmarkStart w:id="5209" w:name="_Toc51229368"/>
              <w:bookmarkStart w:id="5210" w:name="_Toc51230525"/>
              <w:bookmarkStart w:id="5211" w:name="_Toc51230813"/>
              <w:bookmarkEnd w:id="5203"/>
              <w:bookmarkEnd w:id="5204"/>
              <w:bookmarkEnd w:id="5205"/>
              <w:bookmarkEnd w:id="5206"/>
              <w:bookmarkEnd w:id="5207"/>
              <w:bookmarkEnd w:id="5208"/>
              <w:bookmarkEnd w:id="5209"/>
              <w:bookmarkEnd w:id="5210"/>
              <w:bookmarkEnd w:id="5211"/>
            </w:del>
          </w:p>
        </w:tc>
        <w:tc>
          <w:tcPr>
            <w:tcW w:w="1134" w:type="dxa"/>
          </w:tcPr>
          <w:p w14:paraId="4D464DFE" w14:textId="4E9ED87B" w:rsidR="00EE377D" w:rsidRPr="00324902" w:rsidDel="003C5825" w:rsidRDefault="00EE377D" w:rsidP="00304F87">
            <w:pPr>
              <w:cnfStyle w:val="100000000000" w:firstRow="1" w:lastRow="0" w:firstColumn="0" w:lastColumn="0" w:oddVBand="0" w:evenVBand="0" w:oddHBand="0" w:evenHBand="0" w:firstRowFirstColumn="0" w:firstRowLastColumn="0" w:lastRowFirstColumn="0" w:lastRowLastColumn="0"/>
              <w:rPr>
                <w:del w:id="5212" w:author="Tristan Stark" w:date="2020-09-15T21:03:00Z"/>
              </w:rPr>
            </w:pPr>
            <w:del w:id="5213" w:author="Tristan Stark" w:date="2020-09-15T21:03:00Z">
              <w:r w:rsidRPr="00324902" w:rsidDel="003C5825">
                <w:delText>Version #</w:delText>
              </w:r>
              <w:bookmarkStart w:id="5214" w:name="_Toc51143118"/>
              <w:bookmarkStart w:id="5215" w:name="_Toc51225753"/>
              <w:bookmarkStart w:id="5216" w:name="_Toc51226260"/>
              <w:bookmarkStart w:id="5217" w:name="_Toc51226574"/>
              <w:bookmarkStart w:id="5218" w:name="_Toc51228574"/>
              <w:bookmarkStart w:id="5219" w:name="_Toc51229081"/>
              <w:bookmarkStart w:id="5220" w:name="_Toc51229369"/>
              <w:bookmarkStart w:id="5221" w:name="_Toc51230526"/>
              <w:bookmarkStart w:id="5222" w:name="_Toc51230814"/>
              <w:bookmarkEnd w:id="5214"/>
              <w:bookmarkEnd w:id="5215"/>
              <w:bookmarkEnd w:id="5216"/>
              <w:bookmarkEnd w:id="5217"/>
              <w:bookmarkEnd w:id="5218"/>
              <w:bookmarkEnd w:id="5219"/>
              <w:bookmarkEnd w:id="5220"/>
              <w:bookmarkEnd w:id="5221"/>
              <w:bookmarkEnd w:id="5222"/>
            </w:del>
          </w:p>
        </w:tc>
        <w:tc>
          <w:tcPr>
            <w:tcW w:w="2410" w:type="dxa"/>
          </w:tcPr>
          <w:p w14:paraId="083FAE64" w14:textId="457FA245" w:rsidR="00EE377D" w:rsidRPr="00324902" w:rsidDel="003C5825" w:rsidRDefault="00EE377D" w:rsidP="00304F87">
            <w:pPr>
              <w:cnfStyle w:val="100000000000" w:firstRow="1" w:lastRow="0" w:firstColumn="0" w:lastColumn="0" w:oddVBand="0" w:evenVBand="0" w:oddHBand="0" w:evenHBand="0" w:firstRowFirstColumn="0" w:firstRowLastColumn="0" w:lastRowFirstColumn="0" w:lastRowLastColumn="0"/>
              <w:rPr>
                <w:del w:id="5223" w:author="Tristan Stark" w:date="2020-09-15T21:03:00Z"/>
              </w:rPr>
            </w:pPr>
            <w:del w:id="5224" w:author="Tristan Stark" w:date="2020-09-15T21:03:00Z">
              <w:r w:rsidRPr="00324902" w:rsidDel="003C5825">
                <w:delText>Location</w:delText>
              </w:r>
              <w:bookmarkStart w:id="5225" w:name="_Toc51143119"/>
              <w:bookmarkStart w:id="5226" w:name="_Toc51225754"/>
              <w:bookmarkStart w:id="5227" w:name="_Toc51226261"/>
              <w:bookmarkStart w:id="5228" w:name="_Toc51226575"/>
              <w:bookmarkStart w:id="5229" w:name="_Toc51228575"/>
              <w:bookmarkStart w:id="5230" w:name="_Toc51229082"/>
              <w:bookmarkStart w:id="5231" w:name="_Toc51229370"/>
              <w:bookmarkStart w:id="5232" w:name="_Toc51230527"/>
              <w:bookmarkStart w:id="5233" w:name="_Toc51230815"/>
              <w:bookmarkEnd w:id="5225"/>
              <w:bookmarkEnd w:id="5226"/>
              <w:bookmarkEnd w:id="5227"/>
              <w:bookmarkEnd w:id="5228"/>
              <w:bookmarkEnd w:id="5229"/>
              <w:bookmarkEnd w:id="5230"/>
              <w:bookmarkEnd w:id="5231"/>
              <w:bookmarkEnd w:id="5232"/>
              <w:bookmarkEnd w:id="5233"/>
            </w:del>
          </w:p>
        </w:tc>
        <w:tc>
          <w:tcPr>
            <w:tcW w:w="1977" w:type="dxa"/>
          </w:tcPr>
          <w:p w14:paraId="5A54F8EB" w14:textId="0DA616CB" w:rsidR="00EE377D" w:rsidRPr="00324902" w:rsidDel="003C5825" w:rsidRDefault="00EE377D" w:rsidP="00304F87">
            <w:pPr>
              <w:cnfStyle w:val="100000000000" w:firstRow="1" w:lastRow="0" w:firstColumn="0" w:lastColumn="0" w:oddVBand="0" w:evenVBand="0" w:oddHBand="0" w:evenHBand="0" w:firstRowFirstColumn="0" w:firstRowLastColumn="0" w:lastRowFirstColumn="0" w:lastRowLastColumn="0"/>
              <w:rPr>
                <w:del w:id="5234" w:author="Tristan Stark" w:date="2020-09-15T21:03:00Z"/>
              </w:rPr>
            </w:pPr>
            <w:del w:id="5235" w:author="Tristan Stark" w:date="2020-09-15T21:03:00Z">
              <w:r w:rsidRPr="00324902" w:rsidDel="003C5825">
                <w:delText>Author</w:delText>
              </w:r>
              <w:bookmarkStart w:id="5236" w:name="_Toc51143120"/>
              <w:bookmarkStart w:id="5237" w:name="_Toc51225755"/>
              <w:bookmarkStart w:id="5238" w:name="_Toc51226262"/>
              <w:bookmarkStart w:id="5239" w:name="_Toc51226576"/>
              <w:bookmarkStart w:id="5240" w:name="_Toc51228576"/>
              <w:bookmarkStart w:id="5241" w:name="_Toc51229083"/>
              <w:bookmarkStart w:id="5242" w:name="_Toc51229371"/>
              <w:bookmarkStart w:id="5243" w:name="_Toc51230528"/>
              <w:bookmarkStart w:id="5244" w:name="_Toc51230816"/>
              <w:bookmarkEnd w:id="5236"/>
              <w:bookmarkEnd w:id="5237"/>
              <w:bookmarkEnd w:id="5238"/>
              <w:bookmarkEnd w:id="5239"/>
              <w:bookmarkEnd w:id="5240"/>
              <w:bookmarkEnd w:id="5241"/>
              <w:bookmarkEnd w:id="5242"/>
              <w:bookmarkEnd w:id="5243"/>
              <w:bookmarkEnd w:id="5244"/>
            </w:del>
          </w:p>
        </w:tc>
        <w:bookmarkStart w:id="5245" w:name="_Toc51143121"/>
        <w:bookmarkStart w:id="5246" w:name="_Toc51225756"/>
        <w:bookmarkStart w:id="5247" w:name="_Toc51226263"/>
        <w:bookmarkStart w:id="5248" w:name="_Toc51226577"/>
        <w:bookmarkStart w:id="5249" w:name="_Toc51228577"/>
        <w:bookmarkStart w:id="5250" w:name="_Toc51229084"/>
        <w:bookmarkStart w:id="5251" w:name="_Toc51229372"/>
        <w:bookmarkStart w:id="5252" w:name="_Toc51230529"/>
        <w:bookmarkStart w:id="5253" w:name="_Toc51230817"/>
        <w:bookmarkEnd w:id="5245"/>
        <w:bookmarkEnd w:id="5246"/>
        <w:bookmarkEnd w:id="5247"/>
        <w:bookmarkEnd w:id="5248"/>
        <w:bookmarkEnd w:id="5249"/>
        <w:bookmarkEnd w:id="5250"/>
        <w:bookmarkEnd w:id="5251"/>
        <w:bookmarkEnd w:id="5252"/>
        <w:bookmarkEnd w:id="5253"/>
      </w:tr>
      <w:tr w:rsidR="00EE377D" w:rsidRPr="00324902" w:rsidDel="003C5825" w14:paraId="4E3A1415" w14:textId="2A527483" w:rsidTr="00304F87">
        <w:trPr>
          <w:del w:id="5254" w:author="Tristan Stark" w:date="2020-09-15T21:03:00Z"/>
        </w:trPr>
        <w:tc>
          <w:tcPr>
            <w:tcW w:w="699" w:type="dxa"/>
          </w:tcPr>
          <w:p w14:paraId="44A01B37" w14:textId="201E83F5" w:rsidR="00EE377D" w:rsidRPr="00324902" w:rsidDel="003C5825" w:rsidRDefault="00EE377D" w:rsidP="00304F87">
            <w:pPr>
              <w:rPr>
                <w:del w:id="5255" w:author="Tristan Stark" w:date="2020-09-15T21:03:00Z"/>
              </w:rPr>
            </w:pPr>
            <w:bookmarkStart w:id="5256" w:name="_Toc51143122"/>
            <w:bookmarkStart w:id="5257" w:name="_Toc51225757"/>
            <w:bookmarkStart w:id="5258" w:name="_Toc51226264"/>
            <w:bookmarkStart w:id="5259" w:name="_Toc51226578"/>
            <w:bookmarkStart w:id="5260" w:name="_Toc51228578"/>
            <w:bookmarkStart w:id="5261" w:name="_Toc51229085"/>
            <w:bookmarkStart w:id="5262" w:name="_Toc51229373"/>
            <w:bookmarkStart w:id="5263" w:name="_Toc51230530"/>
            <w:bookmarkStart w:id="5264" w:name="_Toc51230818"/>
            <w:bookmarkEnd w:id="5256"/>
            <w:bookmarkEnd w:id="5257"/>
            <w:bookmarkEnd w:id="5258"/>
            <w:bookmarkEnd w:id="5259"/>
            <w:bookmarkEnd w:id="5260"/>
            <w:bookmarkEnd w:id="5261"/>
            <w:bookmarkEnd w:id="5262"/>
            <w:bookmarkEnd w:id="5263"/>
            <w:bookmarkEnd w:id="5264"/>
          </w:p>
        </w:tc>
        <w:tc>
          <w:tcPr>
            <w:tcW w:w="2420" w:type="dxa"/>
          </w:tcPr>
          <w:p w14:paraId="4D40E911" w14:textId="4DB9206D" w:rsidR="00EE377D" w:rsidRPr="00324902" w:rsidDel="003C5825" w:rsidRDefault="00EE377D" w:rsidP="00304F87">
            <w:pPr>
              <w:rPr>
                <w:del w:id="5265" w:author="Tristan Stark" w:date="2020-09-15T21:03:00Z"/>
              </w:rPr>
            </w:pPr>
            <w:bookmarkStart w:id="5266" w:name="_Toc51143123"/>
            <w:bookmarkStart w:id="5267" w:name="_Toc51225758"/>
            <w:bookmarkStart w:id="5268" w:name="_Toc51226265"/>
            <w:bookmarkStart w:id="5269" w:name="_Toc51226579"/>
            <w:bookmarkStart w:id="5270" w:name="_Toc51228579"/>
            <w:bookmarkStart w:id="5271" w:name="_Toc51229086"/>
            <w:bookmarkStart w:id="5272" w:name="_Toc51229374"/>
            <w:bookmarkStart w:id="5273" w:name="_Toc51230531"/>
            <w:bookmarkStart w:id="5274" w:name="_Toc51230819"/>
            <w:bookmarkEnd w:id="5266"/>
            <w:bookmarkEnd w:id="5267"/>
            <w:bookmarkEnd w:id="5268"/>
            <w:bookmarkEnd w:id="5269"/>
            <w:bookmarkEnd w:id="5270"/>
            <w:bookmarkEnd w:id="5271"/>
            <w:bookmarkEnd w:id="5272"/>
            <w:bookmarkEnd w:id="5273"/>
            <w:bookmarkEnd w:id="5274"/>
          </w:p>
        </w:tc>
        <w:tc>
          <w:tcPr>
            <w:tcW w:w="1134" w:type="dxa"/>
          </w:tcPr>
          <w:p w14:paraId="0FC261D5" w14:textId="521DC7F1" w:rsidR="00EE377D" w:rsidRPr="00324902" w:rsidDel="003C5825" w:rsidRDefault="00EE377D" w:rsidP="00304F87">
            <w:pPr>
              <w:rPr>
                <w:del w:id="5275" w:author="Tristan Stark" w:date="2020-09-15T21:03:00Z"/>
              </w:rPr>
            </w:pPr>
            <w:bookmarkStart w:id="5276" w:name="_Toc51143124"/>
            <w:bookmarkStart w:id="5277" w:name="_Toc51225759"/>
            <w:bookmarkStart w:id="5278" w:name="_Toc51226266"/>
            <w:bookmarkStart w:id="5279" w:name="_Toc51226580"/>
            <w:bookmarkStart w:id="5280" w:name="_Toc51228580"/>
            <w:bookmarkStart w:id="5281" w:name="_Toc51229087"/>
            <w:bookmarkStart w:id="5282" w:name="_Toc51229375"/>
            <w:bookmarkStart w:id="5283" w:name="_Toc51230532"/>
            <w:bookmarkStart w:id="5284" w:name="_Toc51230820"/>
            <w:bookmarkEnd w:id="5276"/>
            <w:bookmarkEnd w:id="5277"/>
            <w:bookmarkEnd w:id="5278"/>
            <w:bookmarkEnd w:id="5279"/>
            <w:bookmarkEnd w:id="5280"/>
            <w:bookmarkEnd w:id="5281"/>
            <w:bookmarkEnd w:id="5282"/>
            <w:bookmarkEnd w:id="5283"/>
            <w:bookmarkEnd w:id="5284"/>
          </w:p>
        </w:tc>
        <w:tc>
          <w:tcPr>
            <w:tcW w:w="2410" w:type="dxa"/>
          </w:tcPr>
          <w:p w14:paraId="5F4B05C6" w14:textId="5B8C5A4A" w:rsidR="00EE377D" w:rsidRPr="00324902" w:rsidDel="003C5825" w:rsidRDefault="00EE377D" w:rsidP="00304F87">
            <w:pPr>
              <w:rPr>
                <w:del w:id="5285" w:author="Tristan Stark" w:date="2020-09-15T21:03:00Z"/>
              </w:rPr>
            </w:pPr>
            <w:bookmarkStart w:id="5286" w:name="_Toc51143125"/>
            <w:bookmarkStart w:id="5287" w:name="_Toc51225760"/>
            <w:bookmarkStart w:id="5288" w:name="_Toc51226267"/>
            <w:bookmarkStart w:id="5289" w:name="_Toc51226581"/>
            <w:bookmarkStart w:id="5290" w:name="_Toc51228581"/>
            <w:bookmarkStart w:id="5291" w:name="_Toc51229088"/>
            <w:bookmarkStart w:id="5292" w:name="_Toc51229376"/>
            <w:bookmarkStart w:id="5293" w:name="_Toc51230533"/>
            <w:bookmarkStart w:id="5294" w:name="_Toc51230821"/>
            <w:bookmarkEnd w:id="5286"/>
            <w:bookmarkEnd w:id="5287"/>
            <w:bookmarkEnd w:id="5288"/>
            <w:bookmarkEnd w:id="5289"/>
            <w:bookmarkEnd w:id="5290"/>
            <w:bookmarkEnd w:id="5291"/>
            <w:bookmarkEnd w:id="5292"/>
            <w:bookmarkEnd w:id="5293"/>
            <w:bookmarkEnd w:id="5294"/>
          </w:p>
        </w:tc>
        <w:tc>
          <w:tcPr>
            <w:tcW w:w="1977" w:type="dxa"/>
          </w:tcPr>
          <w:p w14:paraId="4DEB4DC5" w14:textId="3270BEBF" w:rsidR="00EE377D" w:rsidRPr="00324902" w:rsidDel="003C5825" w:rsidRDefault="00EE377D" w:rsidP="00304F87">
            <w:pPr>
              <w:rPr>
                <w:del w:id="5295" w:author="Tristan Stark" w:date="2020-09-15T21:03:00Z"/>
              </w:rPr>
            </w:pPr>
            <w:bookmarkStart w:id="5296" w:name="_Toc51143126"/>
            <w:bookmarkStart w:id="5297" w:name="_Toc51225761"/>
            <w:bookmarkStart w:id="5298" w:name="_Toc51226268"/>
            <w:bookmarkStart w:id="5299" w:name="_Toc51226582"/>
            <w:bookmarkStart w:id="5300" w:name="_Toc51228582"/>
            <w:bookmarkStart w:id="5301" w:name="_Toc51229089"/>
            <w:bookmarkStart w:id="5302" w:name="_Toc51229377"/>
            <w:bookmarkStart w:id="5303" w:name="_Toc51230534"/>
            <w:bookmarkStart w:id="5304" w:name="_Toc51230822"/>
            <w:bookmarkEnd w:id="5296"/>
            <w:bookmarkEnd w:id="5297"/>
            <w:bookmarkEnd w:id="5298"/>
            <w:bookmarkEnd w:id="5299"/>
            <w:bookmarkEnd w:id="5300"/>
            <w:bookmarkEnd w:id="5301"/>
            <w:bookmarkEnd w:id="5302"/>
            <w:bookmarkEnd w:id="5303"/>
            <w:bookmarkEnd w:id="5304"/>
          </w:p>
        </w:tc>
        <w:bookmarkStart w:id="5305" w:name="_Toc51143127"/>
        <w:bookmarkStart w:id="5306" w:name="_Toc51225762"/>
        <w:bookmarkStart w:id="5307" w:name="_Toc51226269"/>
        <w:bookmarkStart w:id="5308" w:name="_Toc51226583"/>
        <w:bookmarkStart w:id="5309" w:name="_Toc51228583"/>
        <w:bookmarkStart w:id="5310" w:name="_Toc51229090"/>
        <w:bookmarkStart w:id="5311" w:name="_Toc51229378"/>
        <w:bookmarkStart w:id="5312" w:name="_Toc51230535"/>
        <w:bookmarkStart w:id="5313" w:name="_Toc51230823"/>
        <w:bookmarkEnd w:id="5305"/>
        <w:bookmarkEnd w:id="5306"/>
        <w:bookmarkEnd w:id="5307"/>
        <w:bookmarkEnd w:id="5308"/>
        <w:bookmarkEnd w:id="5309"/>
        <w:bookmarkEnd w:id="5310"/>
        <w:bookmarkEnd w:id="5311"/>
        <w:bookmarkEnd w:id="5312"/>
        <w:bookmarkEnd w:id="5313"/>
      </w:tr>
      <w:tr w:rsidR="00EE377D" w:rsidRPr="00324902" w:rsidDel="003C5825" w14:paraId="09487B37" w14:textId="5411A8B6" w:rsidTr="00304F87">
        <w:trPr>
          <w:del w:id="5314" w:author="Tristan Stark" w:date="2020-09-15T21:03:00Z"/>
        </w:trPr>
        <w:tc>
          <w:tcPr>
            <w:tcW w:w="699" w:type="dxa"/>
          </w:tcPr>
          <w:p w14:paraId="25213A7A" w14:textId="384C983D" w:rsidR="00EE377D" w:rsidRPr="00324902" w:rsidDel="003C5825" w:rsidRDefault="00EE377D" w:rsidP="00304F87">
            <w:pPr>
              <w:rPr>
                <w:del w:id="5315" w:author="Tristan Stark" w:date="2020-09-15T21:03:00Z"/>
              </w:rPr>
            </w:pPr>
            <w:bookmarkStart w:id="5316" w:name="_Toc51143128"/>
            <w:bookmarkStart w:id="5317" w:name="_Toc51225763"/>
            <w:bookmarkStart w:id="5318" w:name="_Toc51226270"/>
            <w:bookmarkStart w:id="5319" w:name="_Toc51226584"/>
            <w:bookmarkStart w:id="5320" w:name="_Toc51228584"/>
            <w:bookmarkStart w:id="5321" w:name="_Toc51229091"/>
            <w:bookmarkStart w:id="5322" w:name="_Toc51229379"/>
            <w:bookmarkStart w:id="5323" w:name="_Toc51230536"/>
            <w:bookmarkStart w:id="5324" w:name="_Toc51230824"/>
            <w:bookmarkEnd w:id="5316"/>
            <w:bookmarkEnd w:id="5317"/>
            <w:bookmarkEnd w:id="5318"/>
            <w:bookmarkEnd w:id="5319"/>
            <w:bookmarkEnd w:id="5320"/>
            <w:bookmarkEnd w:id="5321"/>
            <w:bookmarkEnd w:id="5322"/>
            <w:bookmarkEnd w:id="5323"/>
            <w:bookmarkEnd w:id="5324"/>
          </w:p>
        </w:tc>
        <w:tc>
          <w:tcPr>
            <w:tcW w:w="2420" w:type="dxa"/>
          </w:tcPr>
          <w:p w14:paraId="06CD33CA" w14:textId="6D791D0C" w:rsidR="00EE377D" w:rsidRPr="00324902" w:rsidDel="003C5825" w:rsidRDefault="00EE377D" w:rsidP="00304F87">
            <w:pPr>
              <w:rPr>
                <w:del w:id="5325" w:author="Tristan Stark" w:date="2020-09-15T21:03:00Z"/>
              </w:rPr>
            </w:pPr>
            <w:bookmarkStart w:id="5326" w:name="_Toc51143129"/>
            <w:bookmarkStart w:id="5327" w:name="_Toc51225764"/>
            <w:bookmarkStart w:id="5328" w:name="_Toc51226271"/>
            <w:bookmarkStart w:id="5329" w:name="_Toc51226585"/>
            <w:bookmarkStart w:id="5330" w:name="_Toc51228585"/>
            <w:bookmarkStart w:id="5331" w:name="_Toc51229092"/>
            <w:bookmarkStart w:id="5332" w:name="_Toc51229380"/>
            <w:bookmarkStart w:id="5333" w:name="_Toc51230537"/>
            <w:bookmarkStart w:id="5334" w:name="_Toc51230825"/>
            <w:bookmarkEnd w:id="5326"/>
            <w:bookmarkEnd w:id="5327"/>
            <w:bookmarkEnd w:id="5328"/>
            <w:bookmarkEnd w:id="5329"/>
            <w:bookmarkEnd w:id="5330"/>
            <w:bookmarkEnd w:id="5331"/>
            <w:bookmarkEnd w:id="5332"/>
            <w:bookmarkEnd w:id="5333"/>
            <w:bookmarkEnd w:id="5334"/>
          </w:p>
        </w:tc>
        <w:tc>
          <w:tcPr>
            <w:tcW w:w="1134" w:type="dxa"/>
          </w:tcPr>
          <w:p w14:paraId="5A209195" w14:textId="5A5C3ABC" w:rsidR="00EE377D" w:rsidRPr="00324902" w:rsidDel="003C5825" w:rsidRDefault="00EE377D" w:rsidP="00304F87">
            <w:pPr>
              <w:rPr>
                <w:del w:id="5335" w:author="Tristan Stark" w:date="2020-09-15T21:03:00Z"/>
              </w:rPr>
            </w:pPr>
            <w:bookmarkStart w:id="5336" w:name="_Toc51143130"/>
            <w:bookmarkStart w:id="5337" w:name="_Toc51225765"/>
            <w:bookmarkStart w:id="5338" w:name="_Toc51226272"/>
            <w:bookmarkStart w:id="5339" w:name="_Toc51226586"/>
            <w:bookmarkStart w:id="5340" w:name="_Toc51228586"/>
            <w:bookmarkStart w:id="5341" w:name="_Toc51229093"/>
            <w:bookmarkStart w:id="5342" w:name="_Toc51229381"/>
            <w:bookmarkStart w:id="5343" w:name="_Toc51230538"/>
            <w:bookmarkStart w:id="5344" w:name="_Toc51230826"/>
            <w:bookmarkEnd w:id="5336"/>
            <w:bookmarkEnd w:id="5337"/>
            <w:bookmarkEnd w:id="5338"/>
            <w:bookmarkEnd w:id="5339"/>
            <w:bookmarkEnd w:id="5340"/>
            <w:bookmarkEnd w:id="5341"/>
            <w:bookmarkEnd w:id="5342"/>
            <w:bookmarkEnd w:id="5343"/>
            <w:bookmarkEnd w:id="5344"/>
          </w:p>
        </w:tc>
        <w:tc>
          <w:tcPr>
            <w:tcW w:w="2410" w:type="dxa"/>
          </w:tcPr>
          <w:p w14:paraId="3C0351EF" w14:textId="1F46355C" w:rsidR="00EE377D" w:rsidRPr="00324902" w:rsidDel="003C5825" w:rsidRDefault="00EE377D" w:rsidP="00304F87">
            <w:pPr>
              <w:rPr>
                <w:del w:id="5345" w:author="Tristan Stark" w:date="2020-09-15T21:03:00Z"/>
              </w:rPr>
            </w:pPr>
            <w:bookmarkStart w:id="5346" w:name="_Toc51143131"/>
            <w:bookmarkStart w:id="5347" w:name="_Toc51225766"/>
            <w:bookmarkStart w:id="5348" w:name="_Toc51226273"/>
            <w:bookmarkStart w:id="5349" w:name="_Toc51226587"/>
            <w:bookmarkStart w:id="5350" w:name="_Toc51228587"/>
            <w:bookmarkStart w:id="5351" w:name="_Toc51229094"/>
            <w:bookmarkStart w:id="5352" w:name="_Toc51229382"/>
            <w:bookmarkStart w:id="5353" w:name="_Toc51230539"/>
            <w:bookmarkStart w:id="5354" w:name="_Toc51230827"/>
            <w:bookmarkEnd w:id="5346"/>
            <w:bookmarkEnd w:id="5347"/>
            <w:bookmarkEnd w:id="5348"/>
            <w:bookmarkEnd w:id="5349"/>
            <w:bookmarkEnd w:id="5350"/>
            <w:bookmarkEnd w:id="5351"/>
            <w:bookmarkEnd w:id="5352"/>
            <w:bookmarkEnd w:id="5353"/>
            <w:bookmarkEnd w:id="5354"/>
          </w:p>
        </w:tc>
        <w:tc>
          <w:tcPr>
            <w:tcW w:w="1977" w:type="dxa"/>
          </w:tcPr>
          <w:p w14:paraId="1F697A78" w14:textId="6379D5F3" w:rsidR="00EE377D" w:rsidRPr="00324902" w:rsidDel="003C5825" w:rsidRDefault="00EE377D" w:rsidP="00304F87">
            <w:pPr>
              <w:rPr>
                <w:del w:id="5355" w:author="Tristan Stark" w:date="2020-09-15T21:03:00Z"/>
              </w:rPr>
            </w:pPr>
            <w:bookmarkStart w:id="5356" w:name="_Toc51143132"/>
            <w:bookmarkStart w:id="5357" w:name="_Toc51225767"/>
            <w:bookmarkStart w:id="5358" w:name="_Toc51226274"/>
            <w:bookmarkStart w:id="5359" w:name="_Toc51226588"/>
            <w:bookmarkStart w:id="5360" w:name="_Toc51228588"/>
            <w:bookmarkStart w:id="5361" w:name="_Toc51229095"/>
            <w:bookmarkStart w:id="5362" w:name="_Toc51229383"/>
            <w:bookmarkStart w:id="5363" w:name="_Toc51230540"/>
            <w:bookmarkStart w:id="5364" w:name="_Toc51230828"/>
            <w:bookmarkEnd w:id="5356"/>
            <w:bookmarkEnd w:id="5357"/>
            <w:bookmarkEnd w:id="5358"/>
            <w:bookmarkEnd w:id="5359"/>
            <w:bookmarkEnd w:id="5360"/>
            <w:bookmarkEnd w:id="5361"/>
            <w:bookmarkEnd w:id="5362"/>
            <w:bookmarkEnd w:id="5363"/>
            <w:bookmarkEnd w:id="5364"/>
          </w:p>
        </w:tc>
        <w:bookmarkStart w:id="5365" w:name="_Toc51143133"/>
        <w:bookmarkStart w:id="5366" w:name="_Toc51225768"/>
        <w:bookmarkStart w:id="5367" w:name="_Toc51226275"/>
        <w:bookmarkStart w:id="5368" w:name="_Toc51226589"/>
        <w:bookmarkStart w:id="5369" w:name="_Toc51228589"/>
        <w:bookmarkStart w:id="5370" w:name="_Toc51229096"/>
        <w:bookmarkStart w:id="5371" w:name="_Toc51229384"/>
        <w:bookmarkStart w:id="5372" w:name="_Toc51230541"/>
        <w:bookmarkStart w:id="5373" w:name="_Toc51230829"/>
        <w:bookmarkEnd w:id="5365"/>
        <w:bookmarkEnd w:id="5366"/>
        <w:bookmarkEnd w:id="5367"/>
        <w:bookmarkEnd w:id="5368"/>
        <w:bookmarkEnd w:id="5369"/>
        <w:bookmarkEnd w:id="5370"/>
        <w:bookmarkEnd w:id="5371"/>
        <w:bookmarkEnd w:id="5372"/>
        <w:bookmarkEnd w:id="5373"/>
      </w:tr>
      <w:tr w:rsidR="00EE377D" w:rsidRPr="00324902" w:rsidDel="003C5825" w14:paraId="0E542E54" w14:textId="7C2E8F96" w:rsidTr="00304F87">
        <w:trPr>
          <w:del w:id="5374" w:author="Tristan Stark" w:date="2020-09-15T21:03:00Z"/>
        </w:trPr>
        <w:tc>
          <w:tcPr>
            <w:tcW w:w="699" w:type="dxa"/>
          </w:tcPr>
          <w:p w14:paraId="3CABB49D" w14:textId="44823B5D" w:rsidR="00EE377D" w:rsidRPr="00324902" w:rsidDel="003C5825" w:rsidRDefault="00EE377D" w:rsidP="00304F87">
            <w:pPr>
              <w:rPr>
                <w:del w:id="5375" w:author="Tristan Stark" w:date="2020-09-15T21:03:00Z"/>
              </w:rPr>
            </w:pPr>
            <w:bookmarkStart w:id="5376" w:name="_Toc51143134"/>
            <w:bookmarkStart w:id="5377" w:name="_Toc51225769"/>
            <w:bookmarkStart w:id="5378" w:name="_Toc51226276"/>
            <w:bookmarkStart w:id="5379" w:name="_Toc51226590"/>
            <w:bookmarkStart w:id="5380" w:name="_Toc51228590"/>
            <w:bookmarkStart w:id="5381" w:name="_Toc51229097"/>
            <w:bookmarkStart w:id="5382" w:name="_Toc51229385"/>
            <w:bookmarkStart w:id="5383" w:name="_Toc51230542"/>
            <w:bookmarkStart w:id="5384" w:name="_Toc51230830"/>
            <w:bookmarkEnd w:id="5376"/>
            <w:bookmarkEnd w:id="5377"/>
            <w:bookmarkEnd w:id="5378"/>
            <w:bookmarkEnd w:id="5379"/>
            <w:bookmarkEnd w:id="5380"/>
            <w:bookmarkEnd w:id="5381"/>
            <w:bookmarkEnd w:id="5382"/>
            <w:bookmarkEnd w:id="5383"/>
            <w:bookmarkEnd w:id="5384"/>
          </w:p>
        </w:tc>
        <w:tc>
          <w:tcPr>
            <w:tcW w:w="2420" w:type="dxa"/>
          </w:tcPr>
          <w:p w14:paraId="223CB764" w14:textId="532C322E" w:rsidR="00EE377D" w:rsidRPr="00324902" w:rsidDel="003C5825" w:rsidRDefault="00EE377D" w:rsidP="00304F87">
            <w:pPr>
              <w:rPr>
                <w:del w:id="5385" w:author="Tristan Stark" w:date="2020-09-15T21:03:00Z"/>
              </w:rPr>
            </w:pPr>
            <w:bookmarkStart w:id="5386" w:name="_Toc51143135"/>
            <w:bookmarkStart w:id="5387" w:name="_Toc51225770"/>
            <w:bookmarkStart w:id="5388" w:name="_Toc51226277"/>
            <w:bookmarkStart w:id="5389" w:name="_Toc51226591"/>
            <w:bookmarkStart w:id="5390" w:name="_Toc51228591"/>
            <w:bookmarkStart w:id="5391" w:name="_Toc51229098"/>
            <w:bookmarkStart w:id="5392" w:name="_Toc51229386"/>
            <w:bookmarkStart w:id="5393" w:name="_Toc51230543"/>
            <w:bookmarkStart w:id="5394" w:name="_Toc51230831"/>
            <w:bookmarkEnd w:id="5386"/>
            <w:bookmarkEnd w:id="5387"/>
            <w:bookmarkEnd w:id="5388"/>
            <w:bookmarkEnd w:id="5389"/>
            <w:bookmarkEnd w:id="5390"/>
            <w:bookmarkEnd w:id="5391"/>
            <w:bookmarkEnd w:id="5392"/>
            <w:bookmarkEnd w:id="5393"/>
            <w:bookmarkEnd w:id="5394"/>
          </w:p>
        </w:tc>
        <w:tc>
          <w:tcPr>
            <w:tcW w:w="1134" w:type="dxa"/>
          </w:tcPr>
          <w:p w14:paraId="2FDE2FE5" w14:textId="618DEEEB" w:rsidR="00EE377D" w:rsidRPr="00324902" w:rsidDel="003C5825" w:rsidRDefault="00EE377D" w:rsidP="00304F87">
            <w:pPr>
              <w:rPr>
                <w:del w:id="5395" w:author="Tristan Stark" w:date="2020-09-15T21:03:00Z"/>
              </w:rPr>
            </w:pPr>
            <w:bookmarkStart w:id="5396" w:name="_Toc51143136"/>
            <w:bookmarkStart w:id="5397" w:name="_Toc51225771"/>
            <w:bookmarkStart w:id="5398" w:name="_Toc51226278"/>
            <w:bookmarkStart w:id="5399" w:name="_Toc51226592"/>
            <w:bookmarkStart w:id="5400" w:name="_Toc51228592"/>
            <w:bookmarkStart w:id="5401" w:name="_Toc51229099"/>
            <w:bookmarkStart w:id="5402" w:name="_Toc51229387"/>
            <w:bookmarkStart w:id="5403" w:name="_Toc51230544"/>
            <w:bookmarkStart w:id="5404" w:name="_Toc51230832"/>
            <w:bookmarkEnd w:id="5396"/>
            <w:bookmarkEnd w:id="5397"/>
            <w:bookmarkEnd w:id="5398"/>
            <w:bookmarkEnd w:id="5399"/>
            <w:bookmarkEnd w:id="5400"/>
            <w:bookmarkEnd w:id="5401"/>
            <w:bookmarkEnd w:id="5402"/>
            <w:bookmarkEnd w:id="5403"/>
            <w:bookmarkEnd w:id="5404"/>
          </w:p>
        </w:tc>
        <w:tc>
          <w:tcPr>
            <w:tcW w:w="2410" w:type="dxa"/>
          </w:tcPr>
          <w:p w14:paraId="33865CCE" w14:textId="1D138FE7" w:rsidR="00EE377D" w:rsidRPr="00324902" w:rsidDel="003C5825" w:rsidRDefault="00EE377D" w:rsidP="00304F87">
            <w:pPr>
              <w:rPr>
                <w:del w:id="5405" w:author="Tristan Stark" w:date="2020-09-15T21:03:00Z"/>
              </w:rPr>
            </w:pPr>
            <w:bookmarkStart w:id="5406" w:name="_Toc51143137"/>
            <w:bookmarkStart w:id="5407" w:name="_Toc51225772"/>
            <w:bookmarkStart w:id="5408" w:name="_Toc51226279"/>
            <w:bookmarkStart w:id="5409" w:name="_Toc51226593"/>
            <w:bookmarkStart w:id="5410" w:name="_Toc51228593"/>
            <w:bookmarkStart w:id="5411" w:name="_Toc51229100"/>
            <w:bookmarkStart w:id="5412" w:name="_Toc51229388"/>
            <w:bookmarkStart w:id="5413" w:name="_Toc51230545"/>
            <w:bookmarkStart w:id="5414" w:name="_Toc51230833"/>
            <w:bookmarkEnd w:id="5406"/>
            <w:bookmarkEnd w:id="5407"/>
            <w:bookmarkEnd w:id="5408"/>
            <w:bookmarkEnd w:id="5409"/>
            <w:bookmarkEnd w:id="5410"/>
            <w:bookmarkEnd w:id="5411"/>
            <w:bookmarkEnd w:id="5412"/>
            <w:bookmarkEnd w:id="5413"/>
            <w:bookmarkEnd w:id="5414"/>
          </w:p>
        </w:tc>
        <w:tc>
          <w:tcPr>
            <w:tcW w:w="1977" w:type="dxa"/>
          </w:tcPr>
          <w:p w14:paraId="1398CFA0" w14:textId="1284654A" w:rsidR="00EE377D" w:rsidRPr="00324902" w:rsidDel="003C5825" w:rsidRDefault="00EE377D" w:rsidP="00304F87">
            <w:pPr>
              <w:rPr>
                <w:del w:id="5415" w:author="Tristan Stark" w:date="2020-09-15T21:03:00Z"/>
              </w:rPr>
            </w:pPr>
            <w:bookmarkStart w:id="5416" w:name="_Toc51143138"/>
            <w:bookmarkStart w:id="5417" w:name="_Toc51225773"/>
            <w:bookmarkStart w:id="5418" w:name="_Toc51226280"/>
            <w:bookmarkStart w:id="5419" w:name="_Toc51226594"/>
            <w:bookmarkStart w:id="5420" w:name="_Toc51228594"/>
            <w:bookmarkStart w:id="5421" w:name="_Toc51229101"/>
            <w:bookmarkStart w:id="5422" w:name="_Toc51229389"/>
            <w:bookmarkStart w:id="5423" w:name="_Toc51230546"/>
            <w:bookmarkStart w:id="5424" w:name="_Toc51230834"/>
            <w:bookmarkEnd w:id="5416"/>
            <w:bookmarkEnd w:id="5417"/>
            <w:bookmarkEnd w:id="5418"/>
            <w:bookmarkEnd w:id="5419"/>
            <w:bookmarkEnd w:id="5420"/>
            <w:bookmarkEnd w:id="5421"/>
            <w:bookmarkEnd w:id="5422"/>
            <w:bookmarkEnd w:id="5423"/>
            <w:bookmarkEnd w:id="5424"/>
          </w:p>
        </w:tc>
        <w:bookmarkStart w:id="5425" w:name="_Toc51143139"/>
        <w:bookmarkStart w:id="5426" w:name="_Toc51225774"/>
        <w:bookmarkStart w:id="5427" w:name="_Toc51226281"/>
        <w:bookmarkStart w:id="5428" w:name="_Toc51226595"/>
        <w:bookmarkStart w:id="5429" w:name="_Toc51228595"/>
        <w:bookmarkStart w:id="5430" w:name="_Toc51229102"/>
        <w:bookmarkStart w:id="5431" w:name="_Toc51229390"/>
        <w:bookmarkStart w:id="5432" w:name="_Toc51230547"/>
        <w:bookmarkStart w:id="5433" w:name="_Toc51230835"/>
        <w:bookmarkEnd w:id="5425"/>
        <w:bookmarkEnd w:id="5426"/>
        <w:bookmarkEnd w:id="5427"/>
        <w:bookmarkEnd w:id="5428"/>
        <w:bookmarkEnd w:id="5429"/>
        <w:bookmarkEnd w:id="5430"/>
        <w:bookmarkEnd w:id="5431"/>
        <w:bookmarkEnd w:id="5432"/>
        <w:bookmarkEnd w:id="5433"/>
      </w:tr>
      <w:tr w:rsidR="00EE377D" w:rsidRPr="00324902" w:rsidDel="003C5825" w14:paraId="6A0FBB27" w14:textId="47467DEF" w:rsidTr="00304F87">
        <w:trPr>
          <w:del w:id="5434" w:author="Tristan Stark" w:date="2020-09-15T21:03:00Z"/>
        </w:trPr>
        <w:tc>
          <w:tcPr>
            <w:tcW w:w="699" w:type="dxa"/>
          </w:tcPr>
          <w:p w14:paraId="4E820C6E" w14:textId="2147672E" w:rsidR="00EE377D" w:rsidRPr="00324902" w:rsidDel="003C5825" w:rsidRDefault="00EE377D" w:rsidP="00304F87">
            <w:pPr>
              <w:rPr>
                <w:del w:id="5435" w:author="Tristan Stark" w:date="2020-09-15T21:03:00Z"/>
              </w:rPr>
            </w:pPr>
            <w:bookmarkStart w:id="5436" w:name="_Toc51143140"/>
            <w:bookmarkStart w:id="5437" w:name="_Toc51225775"/>
            <w:bookmarkStart w:id="5438" w:name="_Toc51226282"/>
            <w:bookmarkStart w:id="5439" w:name="_Toc51226596"/>
            <w:bookmarkStart w:id="5440" w:name="_Toc51228596"/>
            <w:bookmarkStart w:id="5441" w:name="_Toc51229103"/>
            <w:bookmarkStart w:id="5442" w:name="_Toc51229391"/>
            <w:bookmarkStart w:id="5443" w:name="_Toc51230548"/>
            <w:bookmarkStart w:id="5444" w:name="_Toc51230836"/>
            <w:bookmarkEnd w:id="5436"/>
            <w:bookmarkEnd w:id="5437"/>
            <w:bookmarkEnd w:id="5438"/>
            <w:bookmarkEnd w:id="5439"/>
            <w:bookmarkEnd w:id="5440"/>
            <w:bookmarkEnd w:id="5441"/>
            <w:bookmarkEnd w:id="5442"/>
            <w:bookmarkEnd w:id="5443"/>
            <w:bookmarkEnd w:id="5444"/>
          </w:p>
        </w:tc>
        <w:tc>
          <w:tcPr>
            <w:tcW w:w="2420" w:type="dxa"/>
          </w:tcPr>
          <w:p w14:paraId="6E23AF7A" w14:textId="4B4E0296" w:rsidR="00EE377D" w:rsidRPr="00324902" w:rsidDel="003C5825" w:rsidRDefault="00EE377D" w:rsidP="00304F87">
            <w:pPr>
              <w:rPr>
                <w:del w:id="5445" w:author="Tristan Stark" w:date="2020-09-15T21:03:00Z"/>
              </w:rPr>
            </w:pPr>
            <w:bookmarkStart w:id="5446" w:name="_Toc51143141"/>
            <w:bookmarkStart w:id="5447" w:name="_Toc51225776"/>
            <w:bookmarkStart w:id="5448" w:name="_Toc51226283"/>
            <w:bookmarkStart w:id="5449" w:name="_Toc51226597"/>
            <w:bookmarkStart w:id="5450" w:name="_Toc51228597"/>
            <w:bookmarkStart w:id="5451" w:name="_Toc51229104"/>
            <w:bookmarkStart w:id="5452" w:name="_Toc51229392"/>
            <w:bookmarkStart w:id="5453" w:name="_Toc51230549"/>
            <w:bookmarkStart w:id="5454" w:name="_Toc51230837"/>
            <w:bookmarkEnd w:id="5446"/>
            <w:bookmarkEnd w:id="5447"/>
            <w:bookmarkEnd w:id="5448"/>
            <w:bookmarkEnd w:id="5449"/>
            <w:bookmarkEnd w:id="5450"/>
            <w:bookmarkEnd w:id="5451"/>
            <w:bookmarkEnd w:id="5452"/>
            <w:bookmarkEnd w:id="5453"/>
            <w:bookmarkEnd w:id="5454"/>
          </w:p>
        </w:tc>
        <w:tc>
          <w:tcPr>
            <w:tcW w:w="1134" w:type="dxa"/>
          </w:tcPr>
          <w:p w14:paraId="25F8A149" w14:textId="0AC61B26" w:rsidR="00EE377D" w:rsidRPr="00324902" w:rsidDel="003C5825" w:rsidRDefault="00EE377D" w:rsidP="00304F87">
            <w:pPr>
              <w:rPr>
                <w:del w:id="5455" w:author="Tristan Stark" w:date="2020-09-15T21:03:00Z"/>
              </w:rPr>
            </w:pPr>
            <w:bookmarkStart w:id="5456" w:name="_Toc51143142"/>
            <w:bookmarkStart w:id="5457" w:name="_Toc51225777"/>
            <w:bookmarkStart w:id="5458" w:name="_Toc51226284"/>
            <w:bookmarkStart w:id="5459" w:name="_Toc51226598"/>
            <w:bookmarkStart w:id="5460" w:name="_Toc51228598"/>
            <w:bookmarkStart w:id="5461" w:name="_Toc51229105"/>
            <w:bookmarkStart w:id="5462" w:name="_Toc51229393"/>
            <w:bookmarkStart w:id="5463" w:name="_Toc51230550"/>
            <w:bookmarkStart w:id="5464" w:name="_Toc51230838"/>
            <w:bookmarkEnd w:id="5456"/>
            <w:bookmarkEnd w:id="5457"/>
            <w:bookmarkEnd w:id="5458"/>
            <w:bookmarkEnd w:id="5459"/>
            <w:bookmarkEnd w:id="5460"/>
            <w:bookmarkEnd w:id="5461"/>
            <w:bookmarkEnd w:id="5462"/>
            <w:bookmarkEnd w:id="5463"/>
            <w:bookmarkEnd w:id="5464"/>
          </w:p>
        </w:tc>
        <w:tc>
          <w:tcPr>
            <w:tcW w:w="2410" w:type="dxa"/>
          </w:tcPr>
          <w:p w14:paraId="3F4D4ED8" w14:textId="6D0C2E6F" w:rsidR="00EE377D" w:rsidRPr="00324902" w:rsidDel="003C5825" w:rsidRDefault="00EE377D" w:rsidP="00304F87">
            <w:pPr>
              <w:rPr>
                <w:del w:id="5465" w:author="Tristan Stark" w:date="2020-09-15T21:03:00Z"/>
              </w:rPr>
            </w:pPr>
            <w:bookmarkStart w:id="5466" w:name="_Toc51143143"/>
            <w:bookmarkStart w:id="5467" w:name="_Toc51225778"/>
            <w:bookmarkStart w:id="5468" w:name="_Toc51226285"/>
            <w:bookmarkStart w:id="5469" w:name="_Toc51226599"/>
            <w:bookmarkStart w:id="5470" w:name="_Toc51228599"/>
            <w:bookmarkStart w:id="5471" w:name="_Toc51229106"/>
            <w:bookmarkStart w:id="5472" w:name="_Toc51229394"/>
            <w:bookmarkStart w:id="5473" w:name="_Toc51230551"/>
            <w:bookmarkStart w:id="5474" w:name="_Toc51230839"/>
            <w:bookmarkEnd w:id="5466"/>
            <w:bookmarkEnd w:id="5467"/>
            <w:bookmarkEnd w:id="5468"/>
            <w:bookmarkEnd w:id="5469"/>
            <w:bookmarkEnd w:id="5470"/>
            <w:bookmarkEnd w:id="5471"/>
            <w:bookmarkEnd w:id="5472"/>
            <w:bookmarkEnd w:id="5473"/>
            <w:bookmarkEnd w:id="5474"/>
          </w:p>
        </w:tc>
        <w:tc>
          <w:tcPr>
            <w:tcW w:w="1977" w:type="dxa"/>
          </w:tcPr>
          <w:p w14:paraId="101FEC88" w14:textId="075E49EB" w:rsidR="00EE377D" w:rsidRPr="00324902" w:rsidDel="003C5825" w:rsidRDefault="00EE377D" w:rsidP="00304F87">
            <w:pPr>
              <w:rPr>
                <w:del w:id="5475" w:author="Tristan Stark" w:date="2020-09-15T21:03:00Z"/>
              </w:rPr>
            </w:pPr>
            <w:bookmarkStart w:id="5476" w:name="_Toc51143144"/>
            <w:bookmarkStart w:id="5477" w:name="_Toc51225779"/>
            <w:bookmarkStart w:id="5478" w:name="_Toc51226286"/>
            <w:bookmarkStart w:id="5479" w:name="_Toc51226600"/>
            <w:bookmarkStart w:id="5480" w:name="_Toc51228600"/>
            <w:bookmarkStart w:id="5481" w:name="_Toc51229107"/>
            <w:bookmarkStart w:id="5482" w:name="_Toc51229395"/>
            <w:bookmarkStart w:id="5483" w:name="_Toc51230552"/>
            <w:bookmarkStart w:id="5484" w:name="_Toc51230840"/>
            <w:bookmarkEnd w:id="5476"/>
            <w:bookmarkEnd w:id="5477"/>
            <w:bookmarkEnd w:id="5478"/>
            <w:bookmarkEnd w:id="5479"/>
            <w:bookmarkEnd w:id="5480"/>
            <w:bookmarkEnd w:id="5481"/>
            <w:bookmarkEnd w:id="5482"/>
            <w:bookmarkEnd w:id="5483"/>
            <w:bookmarkEnd w:id="5484"/>
          </w:p>
        </w:tc>
        <w:bookmarkStart w:id="5485" w:name="_Toc51143145"/>
        <w:bookmarkStart w:id="5486" w:name="_Toc51225780"/>
        <w:bookmarkStart w:id="5487" w:name="_Toc51226287"/>
        <w:bookmarkStart w:id="5488" w:name="_Toc51226601"/>
        <w:bookmarkStart w:id="5489" w:name="_Toc51228601"/>
        <w:bookmarkStart w:id="5490" w:name="_Toc51229108"/>
        <w:bookmarkStart w:id="5491" w:name="_Toc51229396"/>
        <w:bookmarkStart w:id="5492" w:name="_Toc51230553"/>
        <w:bookmarkStart w:id="5493" w:name="_Toc51230841"/>
        <w:bookmarkEnd w:id="5485"/>
        <w:bookmarkEnd w:id="5486"/>
        <w:bookmarkEnd w:id="5487"/>
        <w:bookmarkEnd w:id="5488"/>
        <w:bookmarkEnd w:id="5489"/>
        <w:bookmarkEnd w:id="5490"/>
        <w:bookmarkEnd w:id="5491"/>
        <w:bookmarkEnd w:id="5492"/>
        <w:bookmarkEnd w:id="5493"/>
      </w:tr>
    </w:tbl>
    <w:p w14:paraId="2EEB115A" w14:textId="736CF462" w:rsidR="001D08C2" w:rsidRDefault="00C2767B" w:rsidP="00C2767B">
      <w:pPr>
        <w:pStyle w:val="Heading1"/>
        <w:rPr>
          <w:ins w:id="5494" w:author="Tristan Stark" w:date="2020-09-15T21:18:00Z"/>
        </w:rPr>
      </w:pPr>
      <w:bookmarkStart w:id="5495" w:name="_Toc51230842"/>
      <w:ins w:id="5496" w:author="Tristan Stark" w:date="2020-09-15T21:18:00Z">
        <w:r>
          <w:lastRenderedPageBreak/>
          <w:t>Troubleshooting</w:t>
        </w:r>
        <w:bookmarkEnd w:id="5495"/>
      </w:ins>
    </w:p>
    <w:p w14:paraId="35E85827" w14:textId="3AC0640D" w:rsidR="00C2767B" w:rsidRDefault="003C683A">
      <w:pPr>
        <w:rPr>
          <w:ins w:id="5497" w:author="Tristan Stark" w:date="2020-09-17T08:40:00Z"/>
        </w:rPr>
      </w:pPr>
      <w:ins w:id="5498" w:author="Tristan Stark" w:date="2020-09-17T08:39:00Z">
        <w:r>
          <w:t>Occasionally, during the operation of the system, some issues will occur. This section aims to outline some of the more common p</w:t>
        </w:r>
      </w:ins>
      <w:ins w:id="5499" w:author="Tristan Stark" w:date="2020-09-17T08:40:00Z">
        <w:r>
          <w:t xml:space="preserve">roblems, and some steps to remediate. </w:t>
        </w:r>
      </w:ins>
      <w:ins w:id="5500" w:author="Tristan Stark" w:date="2020-09-17T09:52:00Z">
        <w:r w:rsidR="00C906F6">
          <w:t>If an issue occurs that isn’t covered, or cannot be resolved, please contact DPI or the I.T. Crowd.</w:t>
        </w:r>
      </w:ins>
    </w:p>
    <w:p w14:paraId="2B3CAFB9" w14:textId="4C6192CE" w:rsidR="003C683A" w:rsidRDefault="003C683A" w:rsidP="003C683A">
      <w:pPr>
        <w:pStyle w:val="Heading2"/>
        <w:rPr>
          <w:ins w:id="5501" w:author="Tristan Stark" w:date="2020-09-17T08:40:00Z"/>
        </w:rPr>
      </w:pPr>
      <w:bookmarkStart w:id="5502" w:name="_Toc51230843"/>
      <w:ins w:id="5503" w:author="Tristan Stark" w:date="2020-09-17T08:40:00Z">
        <w:del w:id="5504" w:author="David Taylor" w:date="2020-10-08T21:54:00Z">
          <w:r w:rsidDel="004302A4">
            <w:delText>Device Alias</w:delText>
          </w:r>
        </w:del>
      </w:ins>
      <w:bookmarkEnd w:id="5502"/>
      <w:ins w:id="5505" w:author="David Taylor" w:date="2020-10-08T21:54:00Z">
        <w:r w:rsidR="004302A4">
          <w:t>Dashboard not showing latest telemetry</w:t>
        </w:r>
      </w:ins>
    </w:p>
    <w:p w14:paraId="3E763F6B" w14:textId="15FFB6BF" w:rsidR="003C683A" w:rsidRDefault="001D4F5A" w:rsidP="003C683A">
      <w:pPr>
        <w:rPr>
          <w:ins w:id="5506" w:author="Tristan Stark" w:date="2020-09-17T08:41:00Z"/>
        </w:rPr>
      </w:pPr>
      <w:ins w:id="5507" w:author="Tristan Stark" w:date="2020-09-17T09:49:00Z">
        <w:r w:rsidRPr="001D4F5A">
          <w:t>If the dashboard is not updating with the latest telemetry data, the dashboard device aliases may be referencing the wrong devices. See section</w:t>
        </w:r>
      </w:ins>
      <w:ins w:id="5508" w:author="Tristan" w:date="2020-09-17T10:10:00Z">
        <w:r w:rsidR="00830780">
          <w:t xml:space="preserve"> </w:t>
        </w:r>
      </w:ins>
      <w:ins w:id="5509" w:author="Tristan" w:date="2020-09-17T10:13:00Z">
        <w:r w:rsidR="00830780">
          <w:fldChar w:fldCharType="begin"/>
        </w:r>
        <w:r w:rsidR="00830780">
          <w:instrText xml:space="preserve"> REF _Ref51230046 \r \h </w:instrText>
        </w:r>
      </w:ins>
      <w:r w:rsidR="00830780">
        <w:fldChar w:fldCharType="separate"/>
      </w:r>
      <w:ins w:id="5510" w:author="David Taylor" w:date="2020-10-09T09:51:00Z">
        <w:r w:rsidR="007E6AEE">
          <w:t>5.3</w:t>
        </w:r>
      </w:ins>
      <w:ins w:id="5511" w:author="Tristan" w:date="2020-09-17T10:13:00Z">
        <w:r w:rsidR="00830780">
          <w:fldChar w:fldCharType="end"/>
        </w:r>
      </w:ins>
      <w:ins w:id="5512" w:author="Tristan Stark" w:date="2020-09-17T09:49:00Z">
        <w:del w:id="5513" w:author="Tristan" w:date="2020-09-17T10:10:00Z">
          <w:r w:rsidRPr="001D4F5A" w:rsidDel="00830780">
            <w:delText xml:space="preserve"> </w:delText>
          </w:r>
        </w:del>
        <w:del w:id="5514" w:author="Tristan" w:date="2020-09-17T10:09:00Z">
          <w:r w:rsidRPr="001D4F5A" w:rsidDel="00830780">
            <w:delText>6.3</w:delText>
          </w:r>
        </w:del>
        <w:r w:rsidRPr="001D4F5A">
          <w:t xml:space="preserve"> for information on configuring the dashboard device aliases</w:t>
        </w:r>
      </w:ins>
      <w:ins w:id="5515" w:author="Tristan Stark" w:date="2020-09-17T08:44:00Z">
        <w:r w:rsidR="003C683A">
          <w:t>.</w:t>
        </w:r>
      </w:ins>
    </w:p>
    <w:p w14:paraId="6C53A3F8" w14:textId="260FA5A1" w:rsidR="003C683A" w:rsidRDefault="003C683A" w:rsidP="003C683A">
      <w:pPr>
        <w:pStyle w:val="Heading2"/>
        <w:rPr>
          <w:ins w:id="5516" w:author="Tristan Stark" w:date="2020-09-17T08:41:00Z"/>
        </w:rPr>
      </w:pPr>
      <w:bookmarkStart w:id="5517" w:name="_Toc51230844"/>
      <w:ins w:id="5518" w:author="Tristan Stark" w:date="2020-09-17T08:41:00Z">
        <w:del w:id="5519" w:author="David Taylor" w:date="2020-10-08T21:54:00Z">
          <w:r w:rsidDel="004302A4">
            <w:delText>Shared Attributes</w:delText>
          </w:r>
        </w:del>
      </w:ins>
      <w:bookmarkEnd w:id="5517"/>
      <w:ins w:id="5520" w:author="David Taylor" w:date="2020-10-08T21:54:00Z">
        <w:r w:rsidR="004302A4">
          <w:t>Pump commands are in the event list but not Things Network console</w:t>
        </w:r>
      </w:ins>
    </w:p>
    <w:p w14:paraId="5744AC77" w14:textId="739AAA4D" w:rsidR="003C683A" w:rsidRDefault="00291319" w:rsidP="003C683A">
      <w:pPr>
        <w:rPr>
          <w:ins w:id="5521" w:author="Tristan Stark" w:date="2020-09-17T08:41:00Z"/>
        </w:rPr>
      </w:pPr>
      <w:ins w:id="5522" w:author="David Taylor" w:date="2020-10-08T21:53:00Z">
        <w:r>
          <w:t xml:space="preserve">If pump control commands are being shown in the event list on the dashboard but are not being seen in the Things Network console it could be the rules engine is trying to send them to a </w:t>
        </w:r>
        <w:proofErr w:type="spellStart"/>
        <w:r>
          <w:t>wifi</w:t>
        </w:r>
        <w:proofErr w:type="spellEnd"/>
        <w:r>
          <w:t xml:space="preserve"> Pump Controller. </w:t>
        </w:r>
      </w:ins>
      <w:ins w:id="5523" w:author="Tristan Stark" w:date="2020-09-17T08:45:00Z">
        <w:r w:rsidR="003C683A">
          <w:t xml:space="preserve">During set up of the Pump Controller device, it is </w:t>
        </w:r>
      </w:ins>
      <w:ins w:id="5524" w:author="Tristan Stark" w:date="2020-09-17T08:46:00Z">
        <w:r w:rsidR="003C683A">
          <w:t xml:space="preserve">essential to ensure the ‘protocol’ shared attribute is accurate, </w:t>
        </w:r>
      </w:ins>
      <w:ins w:id="5525" w:author="Tristan Stark" w:date="2020-09-17T09:10:00Z">
        <w:r w:rsidR="001F7A35">
          <w:t>i.e.</w:t>
        </w:r>
      </w:ins>
      <w:ins w:id="5526" w:author="Tristan Stark" w:date="2020-09-17T08:46:00Z">
        <w:r w:rsidR="003C683A">
          <w:t xml:space="preserve">: the right protocol for the device being set up, either Wifi or LoRaWAN. Please see section </w:t>
        </w:r>
      </w:ins>
      <w:ins w:id="5527" w:author="Tristan" w:date="2020-09-17T10:14:00Z">
        <w:r w:rsidR="00830780">
          <w:fldChar w:fldCharType="begin"/>
        </w:r>
        <w:r w:rsidR="00830780">
          <w:instrText xml:space="preserve"> REF _Ref51230070 \r \h </w:instrText>
        </w:r>
      </w:ins>
      <w:r w:rsidR="00830780">
        <w:fldChar w:fldCharType="separate"/>
      </w:r>
      <w:ins w:id="5528" w:author="David Taylor" w:date="2020-10-09T09:51:00Z">
        <w:r w:rsidR="007E6AEE">
          <w:t>5.1.2</w:t>
        </w:r>
      </w:ins>
      <w:ins w:id="5529" w:author="Tristan" w:date="2020-09-17T10:14:00Z">
        <w:r w:rsidR="00830780">
          <w:fldChar w:fldCharType="end"/>
        </w:r>
      </w:ins>
      <w:ins w:id="5530" w:author="Tristan Stark" w:date="2020-09-17T08:46:00Z">
        <w:del w:id="5531" w:author="Tristan" w:date="2020-09-17T10:14:00Z">
          <w:r w:rsidR="003C683A" w:rsidDel="00830780">
            <w:delText xml:space="preserve">6.1.2 </w:delText>
          </w:r>
        </w:del>
      </w:ins>
      <w:ins w:id="5532" w:author="Tristan" w:date="2020-09-17T10:14:00Z">
        <w:r w:rsidR="00830780">
          <w:t xml:space="preserve"> </w:t>
        </w:r>
      </w:ins>
      <w:ins w:id="5533" w:author="Tristan Stark" w:date="2020-09-17T08:46:00Z">
        <w:r w:rsidR="003C683A">
          <w:t>for relevant information.</w:t>
        </w:r>
      </w:ins>
    </w:p>
    <w:p w14:paraId="5FDD7720" w14:textId="4CE601BD" w:rsidR="003C683A" w:rsidRDefault="003C683A" w:rsidP="003C683A">
      <w:pPr>
        <w:pStyle w:val="Heading2"/>
        <w:rPr>
          <w:ins w:id="5534" w:author="Tristan Stark" w:date="2020-09-17T08:42:00Z"/>
        </w:rPr>
      </w:pPr>
      <w:bookmarkStart w:id="5535" w:name="_Toc51230845"/>
      <w:ins w:id="5536" w:author="Tristan Stark" w:date="2020-09-17T08:41:00Z">
        <w:del w:id="5537" w:author="David Taylor" w:date="2020-10-08T21:54:00Z">
          <w:r w:rsidDel="004302A4">
            <w:delText xml:space="preserve">‘Manages’ </w:delText>
          </w:r>
        </w:del>
      </w:ins>
      <w:ins w:id="5538" w:author="Tristan Stark" w:date="2020-09-17T08:42:00Z">
        <w:del w:id="5539" w:author="David Taylor" w:date="2020-10-08T21:54:00Z">
          <w:r w:rsidDel="004302A4">
            <w:delText>Relationship</w:delText>
          </w:r>
        </w:del>
      </w:ins>
      <w:bookmarkEnd w:id="5535"/>
      <w:ins w:id="5540" w:author="David Taylor" w:date="2020-10-08T21:54:00Z">
        <w:r w:rsidR="004302A4">
          <w:t>Automatic p</w:t>
        </w:r>
      </w:ins>
      <w:ins w:id="5541" w:author="David Taylor" w:date="2020-10-08T21:55:00Z">
        <w:r w:rsidR="004302A4">
          <w:t>ump control not working</w:t>
        </w:r>
      </w:ins>
    </w:p>
    <w:p w14:paraId="0F2ECE30" w14:textId="13285293" w:rsidR="00E77526" w:rsidRDefault="00E77526" w:rsidP="003C683A">
      <w:pPr>
        <w:rPr>
          <w:ins w:id="5542" w:author="David Taylor" w:date="2020-10-08T21:47:00Z"/>
        </w:rPr>
      </w:pPr>
      <w:ins w:id="5543" w:author="David Taylor" w:date="2020-10-08T21:45:00Z">
        <w:r>
          <w:t xml:space="preserve">If automatic </w:t>
        </w:r>
      </w:ins>
      <w:ins w:id="5544" w:author="David Taylor" w:date="2020-10-08T21:48:00Z">
        <w:r w:rsidR="002F465D">
          <w:t xml:space="preserve">pump </w:t>
        </w:r>
      </w:ins>
      <w:ins w:id="5545" w:author="David Taylor" w:date="2020-10-08T21:45:00Z">
        <w:r>
          <w:t xml:space="preserve">control is not </w:t>
        </w:r>
        <w:proofErr w:type="gramStart"/>
        <w:r>
          <w:t>working</w:t>
        </w:r>
        <w:proofErr w:type="gramEnd"/>
        <w:r>
          <w:t xml:space="preserve"> it could be due to a misconfigured device relationship. </w:t>
        </w:r>
      </w:ins>
      <w:ins w:id="5546" w:author="David Taylor" w:date="2020-10-08T21:46:00Z">
        <w:r>
          <w:t xml:space="preserve">The rules engine must be able to find the </w:t>
        </w:r>
      </w:ins>
      <w:ins w:id="5547" w:author="David Taylor" w:date="2020-10-08T21:48:00Z">
        <w:r w:rsidR="002F465D">
          <w:t>P</w:t>
        </w:r>
      </w:ins>
      <w:ins w:id="5548" w:author="David Taylor" w:date="2020-10-08T21:46:00Z">
        <w:r>
          <w:t xml:space="preserve">ump </w:t>
        </w:r>
      </w:ins>
      <w:ins w:id="5549" w:author="David Taylor" w:date="2020-10-08T21:48:00Z">
        <w:r w:rsidR="002F465D">
          <w:t>C</w:t>
        </w:r>
      </w:ins>
      <w:ins w:id="5550" w:author="David Taylor" w:date="2020-10-08T21:46:00Z">
        <w:r>
          <w:t xml:space="preserve">ontroller associated with a </w:t>
        </w:r>
      </w:ins>
      <w:ins w:id="5551" w:author="David Taylor" w:date="2020-10-08T21:48:00Z">
        <w:r w:rsidR="002F465D">
          <w:t>T</w:t>
        </w:r>
      </w:ins>
      <w:ins w:id="5552" w:author="David Taylor" w:date="2020-10-08T21:46:00Z">
        <w:r>
          <w:t xml:space="preserve">ank </w:t>
        </w:r>
      </w:ins>
      <w:ins w:id="5553" w:author="David Taylor" w:date="2020-10-08T21:48:00Z">
        <w:r w:rsidR="002F465D">
          <w:t>L</w:t>
        </w:r>
      </w:ins>
      <w:ins w:id="5554" w:author="David Taylor" w:date="2020-10-08T21:46:00Z">
        <w:r>
          <w:t xml:space="preserve">evel </w:t>
        </w:r>
      </w:ins>
      <w:ins w:id="5555" w:author="David Taylor" w:date="2020-10-08T21:48:00Z">
        <w:r w:rsidR="002F465D">
          <w:t>S</w:t>
        </w:r>
      </w:ins>
      <w:ins w:id="5556" w:author="David Taylor" w:date="2020-10-08T21:46:00Z">
        <w:r>
          <w:t>ensor. A bad device relationship configuration means the</w:t>
        </w:r>
      </w:ins>
      <w:ins w:id="5557" w:author="David Taylor" w:date="2020-10-08T21:47:00Z">
        <w:r>
          <w:t xml:space="preserve"> associate</w:t>
        </w:r>
      </w:ins>
      <w:ins w:id="5558" w:author="David Taylor" w:date="2020-10-08T21:48:00Z">
        <w:r w:rsidR="002F465D">
          <w:t>d</w:t>
        </w:r>
      </w:ins>
      <w:ins w:id="5559" w:author="David Taylor" w:date="2020-10-08T21:47:00Z">
        <w:r>
          <w:t xml:space="preserve"> device might not be found or the pump control messages are sent to the wrong device.</w:t>
        </w:r>
      </w:ins>
    </w:p>
    <w:p w14:paraId="73AC8037" w14:textId="5F0407C5" w:rsidR="003C683A" w:rsidRDefault="003C683A" w:rsidP="003C683A">
      <w:pPr>
        <w:rPr>
          <w:ins w:id="5560" w:author="Tristan Stark" w:date="2020-09-17T08:42:00Z"/>
        </w:rPr>
      </w:pPr>
      <w:ins w:id="5561" w:author="Tristan Stark" w:date="2020-09-17T08:46:00Z">
        <w:del w:id="5562" w:author="David Taylor" w:date="2020-10-08T21:47:00Z">
          <w:r w:rsidDel="00E77526">
            <w:delText xml:space="preserve">In ThingsBoard, </w:delText>
          </w:r>
        </w:del>
      </w:ins>
      <w:ins w:id="5563" w:author="Tristan Stark" w:date="2020-09-17T08:47:00Z">
        <w:del w:id="5564" w:author="David Taylor" w:date="2020-10-08T21:47:00Z">
          <w:r w:rsidDel="00E77526">
            <w:delText xml:space="preserve">the relationship between the Tank Level Sensor and the Pump Controller must be set up correctly for proper operation, as per </w:delText>
          </w:r>
        </w:del>
      </w:ins>
      <w:ins w:id="5565" w:author="David Taylor" w:date="2020-10-08T21:47:00Z">
        <w:r w:rsidR="00E77526">
          <w:t xml:space="preserve">See </w:t>
        </w:r>
      </w:ins>
      <w:ins w:id="5566" w:author="Tristan Stark" w:date="2020-09-17T08:47:00Z">
        <w:r>
          <w:t xml:space="preserve">section </w:t>
        </w:r>
      </w:ins>
      <w:ins w:id="5567" w:author="Tristan" w:date="2020-09-17T10:14:00Z">
        <w:r w:rsidR="00830780">
          <w:fldChar w:fldCharType="begin"/>
        </w:r>
        <w:r w:rsidR="00830780">
          <w:instrText xml:space="preserve"> REF _Ref51230100 \r \h </w:instrText>
        </w:r>
      </w:ins>
      <w:r w:rsidR="00830780">
        <w:fldChar w:fldCharType="separate"/>
      </w:r>
      <w:ins w:id="5568" w:author="David Taylor" w:date="2020-10-09T09:51:00Z">
        <w:r w:rsidR="007E6AEE">
          <w:t>5.2.3</w:t>
        </w:r>
      </w:ins>
      <w:ins w:id="5569" w:author="Tristan" w:date="2020-09-17T10:14:00Z">
        <w:r w:rsidR="00830780">
          <w:fldChar w:fldCharType="end"/>
        </w:r>
      </w:ins>
      <w:ins w:id="5570" w:author="Tristan Stark" w:date="2020-09-17T08:47:00Z">
        <w:del w:id="5571" w:author="Tristan" w:date="2020-09-17T10:14:00Z">
          <w:r w:rsidDel="00830780">
            <w:delText xml:space="preserve">6.2.3 </w:delText>
          </w:r>
        </w:del>
      </w:ins>
      <w:ins w:id="5572" w:author="Tristan" w:date="2020-09-17T10:14:00Z">
        <w:r w:rsidR="00830780">
          <w:t xml:space="preserve"> </w:t>
        </w:r>
      </w:ins>
      <w:ins w:id="5573" w:author="Tristan Stark" w:date="2020-09-17T08:47:00Z">
        <w:r>
          <w:t>in this document</w:t>
        </w:r>
      </w:ins>
      <w:ins w:id="5574" w:author="David Taylor" w:date="2020-10-08T21:47:00Z">
        <w:r w:rsidR="00E77526">
          <w:t xml:space="preserve"> for details on s</w:t>
        </w:r>
      </w:ins>
      <w:ins w:id="5575" w:author="David Taylor" w:date="2020-10-08T21:48:00Z">
        <w:r w:rsidR="00E77526">
          <w:t>etting this relationship</w:t>
        </w:r>
      </w:ins>
      <w:ins w:id="5576" w:author="Tristan Stark" w:date="2020-09-17T08:47:00Z">
        <w:r>
          <w:t>. Ensure there is a 1:1 relatio</w:t>
        </w:r>
      </w:ins>
      <w:ins w:id="5577" w:author="Tristan Stark" w:date="2020-09-17T08:48:00Z">
        <w:r>
          <w:t>nship between Tank Level Sensor and Pump Controller, no Pump Controller should be managed by more than one Tank Level Sensor, and no Tank Level Sensor should manage more than one Pump Controller.</w:t>
        </w:r>
      </w:ins>
    </w:p>
    <w:p w14:paraId="102CDA5C" w14:textId="4A16BCF7" w:rsidR="003C683A" w:rsidRDefault="003C683A" w:rsidP="003C683A">
      <w:pPr>
        <w:pStyle w:val="Heading2"/>
        <w:rPr>
          <w:ins w:id="5578" w:author="Tristan Stark" w:date="2020-09-17T08:48:00Z"/>
        </w:rPr>
      </w:pPr>
      <w:bookmarkStart w:id="5579" w:name="_Toc51230846"/>
      <w:ins w:id="5580" w:author="Tristan Stark" w:date="2020-09-17T08:42:00Z">
        <w:del w:id="5581" w:author="David Taylor" w:date="2020-10-08T21:55:00Z">
          <w:r w:rsidDel="004302A4">
            <w:delText>Things Network Configuration</w:delText>
          </w:r>
        </w:del>
      </w:ins>
      <w:bookmarkEnd w:id="5579"/>
      <w:ins w:id="5582" w:author="David Taylor" w:date="2020-10-08T21:55:00Z">
        <w:r w:rsidR="004302A4">
          <w:t>Pump controller cannot join Things Network</w:t>
        </w:r>
      </w:ins>
    </w:p>
    <w:p w14:paraId="5DC25A7B" w14:textId="74C7D984" w:rsidR="002F465D" w:rsidRDefault="002F465D" w:rsidP="003C683A">
      <w:pPr>
        <w:rPr>
          <w:ins w:id="5583" w:author="David Taylor" w:date="2020-10-08T21:49:00Z"/>
        </w:rPr>
      </w:pPr>
      <w:ins w:id="5584" w:author="David Taylor" w:date="2020-10-08T21:49:00Z">
        <w:r>
          <w:t xml:space="preserve">If the Pump Controller cannot join the Things </w:t>
        </w:r>
      </w:ins>
      <w:proofErr w:type="gramStart"/>
      <w:ins w:id="5585" w:author="David Taylor" w:date="2020-10-08T21:51:00Z">
        <w:r w:rsidR="004F2BBD">
          <w:t>N</w:t>
        </w:r>
      </w:ins>
      <w:ins w:id="5586" w:author="David Taylor" w:date="2020-10-08T21:49:00Z">
        <w:r>
          <w:t>etwork</w:t>
        </w:r>
        <w:proofErr w:type="gramEnd"/>
        <w:r>
          <w:t xml:space="preserve"> it could be due to bad </w:t>
        </w:r>
      </w:ins>
      <w:ins w:id="5587" w:author="David Taylor" w:date="2020-10-08T21:51:00Z">
        <w:r>
          <w:t xml:space="preserve">line of sight between the Pump Controller and the LoRaWAN gateway </w:t>
        </w:r>
      </w:ins>
      <w:ins w:id="5588" w:author="David Taylor" w:date="2020-10-08T21:49:00Z">
        <w:r>
          <w:t xml:space="preserve">or incorrect values in the </w:t>
        </w:r>
      </w:ins>
      <w:ins w:id="5589" w:author="David Taylor" w:date="2020-10-08T21:50:00Z">
        <w:r>
          <w:t xml:space="preserve">firmware </w:t>
        </w:r>
      </w:ins>
      <w:ins w:id="5590" w:author="David Taylor" w:date="2020-10-08T21:51:00Z">
        <w:r>
          <w:t>that are used to identify the Pump Controller to the Things Network.</w:t>
        </w:r>
      </w:ins>
    </w:p>
    <w:p w14:paraId="5EE8534D" w14:textId="1A94E92E" w:rsidR="003C683A" w:rsidRDefault="003C683A" w:rsidP="003C683A">
      <w:pPr>
        <w:rPr>
          <w:ins w:id="5591" w:author="Tristan Stark" w:date="2020-09-17T08:49:00Z"/>
        </w:rPr>
      </w:pPr>
      <w:ins w:id="5592" w:author="Tristan Stark" w:date="2020-09-17T08:48:00Z">
        <w:r>
          <w:t xml:space="preserve">When configuring devices in The Things Network </w:t>
        </w:r>
      </w:ins>
      <w:ins w:id="5593" w:author="Tristan Stark" w:date="2020-09-17T08:50:00Z">
        <w:r w:rsidR="000970FD">
          <w:t>console</w:t>
        </w:r>
      </w:ins>
      <w:ins w:id="5594" w:author="Tristan Stark" w:date="2020-09-17T08:49:00Z">
        <w:r>
          <w:t xml:space="preserve"> and Pump Controller firmware</w:t>
        </w:r>
      </w:ins>
      <w:ins w:id="5595" w:author="Tristan Stark" w:date="2020-09-17T08:51:00Z">
        <w:r w:rsidR="000970FD">
          <w:t xml:space="preserve"> (</w:t>
        </w:r>
      </w:ins>
      <w:ins w:id="5596" w:author="Tristan Stark" w:date="2020-09-17T08:52:00Z">
        <w:r w:rsidR="000970FD">
          <w:t xml:space="preserve">specifically the </w:t>
        </w:r>
        <w:del w:id="5597" w:author="David Taylor" w:date="2020-10-08T21:49:00Z">
          <w:r w:rsidR="000970FD" w:rsidDel="002F465D">
            <w:delText xml:space="preserve">config </w:delText>
          </w:r>
        </w:del>
        <w:r w:rsidR="000970FD">
          <w:t xml:space="preserve">file </w:t>
        </w:r>
      </w:ins>
      <w:ins w:id="5598" w:author="Tristan Stark" w:date="2020-09-17T08:51:00Z">
        <w:r w:rsidR="000970FD">
          <w:t>arduino_secrets.h)</w:t>
        </w:r>
      </w:ins>
      <w:ins w:id="5599" w:author="Tristan Stark" w:date="2020-09-17T08:48:00Z">
        <w:r>
          <w:t xml:space="preserve">, </w:t>
        </w:r>
      </w:ins>
      <w:ins w:id="5600" w:author="Tristan Stark" w:date="2020-09-17T08:49:00Z">
        <w:r>
          <w:t xml:space="preserve">it is easy to use the wrong </w:t>
        </w:r>
        <w:r w:rsidR="000970FD">
          <w:t>values, or the wrong formatting of the values. Ensure that:</w:t>
        </w:r>
      </w:ins>
    </w:p>
    <w:p w14:paraId="0C48CB8F" w14:textId="29F074FB" w:rsidR="000970FD" w:rsidRDefault="000970FD" w:rsidP="000970FD">
      <w:pPr>
        <w:pStyle w:val="ListParagraph"/>
        <w:numPr>
          <w:ilvl w:val="0"/>
          <w:numId w:val="51"/>
        </w:numPr>
        <w:rPr>
          <w:ins w:id="5601" w:author="Tristan Stark" w:date="2020-09-17T08:50:00Z"/>
        </w:rPr>
      </w:pPr>
      <w:ins w:id="5602" w:author="Tristan Stark" w:date="2020-09-17T08:50:00Z">
        <w:r>
          <w:t xml:space="preserve">The values are in the correct format, </w:t>
        </w:r>
      </w:ins>
      <w:ins w:id="5603" w:author="Tristan Stark" w:date="2020-09-17T09:10:00Z">
        <w:r w:rsidR="001F7A35">
          <w:t>i.e.</w:t>
        </w:r>
      </w:ins>
      <w:ins w:id="5604" w:author="Tristan Stark" w:date="2020-09-17T08:50:00Z">
        <w:r>
          <w:t>:</w:t>
        </w:r>
      </w:ins>
    </w:p>
    <w:p w14:paraId="7D153B71" w14:textId="00211EC1" w:rsidR="000970FD" w:rsidRDefault="000970FD" w:rsidP="000970FD">
      <w:pPr>
        <w:pStyle w:val="ListParagraph"/>
        <w:numPr>
          <w:ilvl w:val="1"/>
          <w:numId w:val="51"/>
        </w:numPr>
        <w:rPr>
          <w:ins w:id="5605" w:author="Tristan Stark" w:date="2020-09-17T08:52:00Z"/>
        </w:rPr>
      </w:pPr>
      <w:ins w:id="5606" w:author="Tristan Stark" w:date="2020-09-17T08:51:00Z">
        <w:r>
          <w:lastRenderedPageBreak/>
          <w:t>Firmware Variable</w:t>
        </w:r>
      </w:ins>
      <w:ins w:id="5607" w:author="Tristan Stark" w:date="2020-09-17T08:52:00Z">
        <w:r>
          <w:t xml:space="preserve"> </w:t>
        </w:r>
      </w:ins>
      <w:ins w:id="5608" w:author="Tristan Stark" w:date="2020-09-17T08:53:00Z">
        <w:r>
          <w:t>‘</w:t>
        </w:r>
      </w:ins>
      <w:ins w:id="5609" w:author="Tristan Stark" w:date="2020-09-17T08:52:00Z">
        <w:r>
          <w:t>DEVEUI</w:t>
        </w:r>
      </w:ins>
      <w:ins w:id="5610" w:author="Tristan Stark" w:date="2020-09-17T08:53:00Z">
        <w:r>
          <w:t>’</w:t>
        </w:r>
      </w:ins>
      <w:ins w:id="5611" w:author="Tristan Stark" w:date="2020-09-17T08:52:00Z">
        <w:r>
          <w:t xml:space="preserve"> matches Things Network field </w:t>
        </w:r>
      </w:ins>
      <w:ins w:id="5612" w:author="Tristan Stark" w:date="2020-09-17T08:53:00Z">
        <w:r>
          <w:t>‘</w:t>
        </w:r>
      </w:ins>
      <w:ins w:id="5613" w:author="Tristan Stark" w:date="2020-09-17T08:52:00Z">
        <w:r>
          <w:t>Device EUI,</w:t>
        </w:r>
      </w:ins>
      <w:ins w:id="5614" w:author="Tristan Stark" w:date="2020-09-17T08:53:00Z">
        <w:r>
          <w:t>’</w:t>
        </w:r>
      </w:ins>
      <w:ins w:id="5615" w:author="Tristan Stark" w:date="2020-09-17T08:52:00Z">
        <w:r>
          <w:t xml:space="preserve"> and that the field in Things Network is in LSB format</w:t>
        </w:r>
      </w:ins>
      <w:ins w:id="5616" w:author="Tristan Stark" w:date="2020-09-17T08:53:00Z">
        <w:r>
          <w:t>.</w:t>
        </w:r>
      </w:ins>
    </w:p>
    <w:p w14:paraId="10773345" w14:textId="11A583DE" w:rsidR="000970FD" w:rsidRDefault="000970FD" w:rsidP="000970FD">
      <w:pPr>
        <w:pStyle w:val="ListParagraph"/>
        <w:numPr>
          <w:ilvl w:val="1"/>
          <w:numId w:val="51"/>
        </w:numPr>
        <w:rPr>
          <w:ins w:id="5617" w:author="Tristan Stark" w:date="2020-09-17T08:53:00Z"/>
        </w:rPr>
      </w:pPr>
      <w:ins w:id="5618" w:author="Tristan Stark" w:date="2020-09-17T08:53:00Z">
        <w:r>
          <w:t>Firmware Variable ‘APPEUI’ matches Things Network field ‘Application EUI,’ and that the field in Things Network is in LSB format.</w:t>
        </w:r>
      </w:ins>
    </w:p>
    <w:p w14:paraId="15C0A682" w14:textId="03C3D2F0" w:rsidR="000970FD" w:rsidRDefault="000970FD" w:rsidP="000970FD">
      <w:pPr>
        <w:pStyle w:val="ListParagraph"/>
        <w:numPr>
          <w:ilvl w:val="1"/>
          <w:numId w:val="51"/>
        </w:numPr>
        <w:rPr>
          <w:ins w:id="5619" w:author="Tristan Stark" w:date="2020-09-17T08:55:00Z"/>
        </w:rPr>
      </w:pPr>
      <w:ins w:id="5620" w:author="Tristan Stark" w:date="2020-09-17T08:53:00Z">
        <w:r>
          <w:t>Firmware Variable ‘APP</w:t>
        </w:r>
      </w:ins>
      <w:ins w:id="5621" w:author="Tristan Stark" w:date="2020-09-17T08:54:00Z">
        <w:r>
          <w:t>KEY’ matches Things Network field ‘App Key’ and that the field in Things Network is in MSB format.</w:t>
        </w:r>
      </w:ins>
    </w:p>
    <w:p w14:paraId="254B017C" w14:textId="7B63E37F" w:rsidR="006F7080" w:rsidDel="00291319" w:rsidRDefault="006F7080" w:rsidP="000970FD">
      <w:pPr>
        <w:rPr>
          <w:ins w:id="5622" w:author="Tristan Stark" w:date="2020-09-17T08:56:00Z"/>
          <w:del w:id="5623" w:author="David Taylor" w:date="2020-10-08T21:52:00Z"/>
        </w:rPr>
      </w:pPr>
    </w:p>
    <w:p w14:paraId="02A92204" w14:textId="77777777" w:rsidR="006F7080" w:rsidRDefault="006F7080" w:rsidP="000970FD">
      <w:pPr>
        <w:rPr>
          <w:ins w:id="5624" w:author="Tristan Stark" w:date="2020-09-17T08:56:00Z"/>
        </w:rPr>
      </w:pPr>
    </w:p>
    <w:p w14:paraId="199053D3" w14:textId="4984B1E3" w:rsidR="000970FD" w:rsidRDefault="000970FD">
      <w:pPr>
        <w:rPr>
          <w:ins w:id="5625" w:author="Tristan Stark" w:date="2020-09-17T08:54:00Z"/>
        </w:rPr>
        <w:pPrChange w:id="5626" w:author="Tristan Stark" w:date="2020-09-17T08:55:00Z">
          <w:pPr>
            <w:pStyle w:val="ListParagraph"/>
            <w:numPr>
              <w:ilvl w:val="1"/>
              <w:numId w:val="51"/>
            </w:numPr>
            <w:ind w:left="1440" w:hanging="360"/>
          </w:pPr>
        </w:pPrChange>
      </w:pPr>
      <w:ins w:id="5627" w:author="Tristan Stark" w:date="2020-09-17T08:55:00Z">
        <w:r>
          <w:t xml:space="preserve">Correct formats are shown </w:t>
        </w:r>
      </w:ins>
      <w:ins w:id="5628" w:author="Tristan Stark" w:date="2020-09-17T08:56:00Z">
        <w:r>
          <w:t>here:</w:t>
        </w:r>
      </w:ins>
    </w:p>
    <w:p w14:paraId="2B55A035" w14:textId="18F3B7D1" w:rsidR="000970FD" w:rsidRDefault="000970FD" w:rsidP="00B25076">
      <w:pPr>
        <w:rPr>
          <w:ins w:id="5629" w:author="Tristan Stark" w:date="2020-09-17T09:05:00Z"/>
        </w:rPr>
      </w:pPr>
      <w:ins w:id="5630" w:author="Tristan Stark" w:date="2020-09-17T08:55:00Z">
        <w:r>
          <w:rPr>
            <w:noProof/>
          </w:rPr>
          <w:drawing>
            <wp:inline distT="0" distB="0" distL="0" distR="0" wp14:anchorId="3E45367A" wp14:editId="63530A6D">
              <wp:extent cx="5486400" cy="13950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1395095"/>
                      </a:xfrm>
                      <a:prstGeom prst="rect">
                        <a:avLst/>
                      </a:prstGeom>
                    </pic:spPr>
                  </pic:pic>
                </a:graphicData>
              </a:graphic>
            </wp:inline>
          </w:drawing>
        </w:r>
      </w:ins>
    </w:p>
    <w:p w14:paraId="4CF2407D" w14:textId="27BD94D8" w:rsidR="00DA5A4D" w:rsidRDefault="00291319" w:rsidP="00B25076">
      <w:pPr>
        <w:rPr>
          <w:ins w:id="5631" w:author="David Taylor" w:date="2020-10-08T21:56:00Z"/>
        </w:rPr>
      </w:pPr>
      <w:ins w:id="5632" w:author="David Taylor" w:date="2020-10-08T21:52:00Z">
        <w:r>
          <w:t>Also see section 4.1.</w:t>
        </w:r>
      </w:ins>
    </w:p>
    <w:p w14:paraId="2F03DD97" w14:textId="4258A965" w:rsidR="00820D23" w:rsidRDefault="00820D23" w:rsidP="00B25076">
      <w:pPr>
        <w:rPr>
          <w:ins w:id="5633" w:author="David Taylor" w:date="2020-10-08T21:56:00Z"/>
        </w:rPr>
      </w:pPr>
    </w:p>
    <w:p w14:paraId="5E6762BA" w14:textId="37A35CEF" w:rsidR="00820D23" w:rsidRDefault="00820D23">
      <w:pPr>
        <w:pStyle w:val="Heading2"/>
        <w:rPr>
          <w:ins w:id="5634" w:author="David Taylor" w:date="2020-10-08T21:56:00Z"/>
        </w:rPr>
        <w:pPrChange w:id="5635" w:author="David Taylor" w:date="2020-10-08T21:56:00Z">
          <w:pPr/>
        </w:pPrChange>
      </w:pPr>
      <w:ins w:id="5636" w:author="David Taylor" w:date="2020-10-08T21:56:00Z">
        <w:r>
          <w:t xml:space="preserve">Transmit Status </w:t>
        </w:r>
      </w:ins>
      <w:ins w:id="5637" w:author="David Taylor" w:date="2020-10-08T22:04:00Z">
        <w:r w:rsidR="00835E4C">
          <w:t xml:space="preserve">says </w:t>
        </w:r>
      </w:ins>
      <w:ins w:id="5638" w:author="David Taylor" w:date="2020-10-08T21:56:00Z">
        <w:r>
          <w:t>Failed</w:t>
        </w:r>
      </w:ins>
    </w:p>
    <w:p w14:paraId="281C6CEC" w14:textId="26CEB81C" w:rsidR="00820D23" w:rsidRDefault="00820D23" w:rsidP="00B25076">
      <w:pPr>
        <w:rPr>
          <w:ins w:id="5639" w:author="David Taylor" w:date="2020-10-08T21:59:00Z"/>
        </w:rPr>
      </w:pPr>
      <w:ins w:id="5640" w:author="David Taylor" w:date="2020-10-08T21:56:00Z">
        <w:r>
          <w:t xml:space="preserve">If </w:t>
        </w:r>
      </w:ins>
      <w:ins w:id="5641" w:author="David Taylor" w:date="2020-10-08T21:57:00Z">
        <w:r w:rsidR="00527AAA">
          <w:t xml:space="preserve">a pump </w:t>
        </w:r>
        <w:r>
          <w:t xml:space="preserve">on or off </w:t>
        </w:r>
        <w:r w:rsidR="00527AAA">
          <w:t>command has been sent to the Pump Controlle</w:t>
        </w:r>
      </w:ins>
      <w:ins w:id="5642" w:author="David Taylor" w:date="2020-10-08T21:58:00Z">
        <w:r w:rsidR="00527AAA">
          <w:t xml:space="preserve">r </w:t>
        </w:r>
      </w:ins>
      <w:ins w:id="5643" w:author="David Taylor" w:date="2020-10-08T21:57:00Z">
        <w:r>
          <w:t xml:space="preserve">and the </w:t>
        </w:r>
        <w:r w:rsidR="00527AAA">
          <w:t xml:space="preserve">expected status is not reflected in the </w:t>
        </w:r>
      </w:ins>
      <w:ins w:id="5644" w:author="David Taylor" w:date="2020-10-08T21:58:00Z">
        <w:r w:rsidR="00527AAA">
          <w:t>messages coming back from the Pump Controller after 10 minutes the Transmit Status will change to Failed. This</w:t>
        </w:r>
      </w:ins>
      <w:ins w:id="5645" w:author="David Taylor" w:date="2020-10-08T21:59:00Z">
        <w:r w:rsidR="00527AAA">
          <w:t xml:space="preserve"> may happen because the downlinks have not been received properly or there is an alarm condition active that is stopping the Pump Controller from starting the pump as requested.</w:t>
        </w:r>
      </w:ins>
    </w:p>
    <w:p w14:paraId="6379E150" w14:textId="7570B401" w:rsidR="00527AAA" w:rsidRDefault="00527AAA" w:rsidP="00B25076">
      <w:pPr>
        <w:rPr>
          <w:ins w:id="5646" w:author="David Taylor" w:date="2020-10-08T22:00:00Z"/>
        </w:rPr>
      </w:pPr>
      <w:ins w:id="5647" w:author="David Taylor" w:date="2020-10-08T21:59:00Z">
        <w:r>
          <w:t xml:space="preserve">If no </w:t>
        </w:r>
      </w:ins>
      <w:ins w:id="5648" w:author="David Taylor" w:date="2020-10-08T22:00:00Z">
        <w:r>
          <w:t>alarm conditions are active the situation may resolve itself if the downlinks were not getting through and one finally makes it onto the Pump Controller.</w:t>
        </w:r>
      </w:ins>
    </w:p>
    <w:p w14:paraId="7FB670C9" w14:textId="6CE0B962" w:rsidR="00527AAA" w:rsidRDefault="00527AAA" w:rsidP="00B25076">
      <w:pPr>
        <w:rPr>
          <w:ins w:id="5649" w:author="David Taylor" w:date="2020-10-08T22:02:00Z"/>
        </w:rPr>
      </w:pPr>
      <w:ins w:id="5650" w:author="David Taylor" w:date="2020-10-08T22:00:00Z">
        <w:r>
          <w:t xml:space="preserve">If an alarm condition is </w:t>
        </w:r>
      </w:ins>
      <w:ins w:id="5651" w:author="David Taylor" w:date="2020-10-08T22:01:00Z">
        <w:r>
          <w:t xml:space="preserve">active and the command was to switch the pump on, then change the dashboard switch to off to bring the dashboard state back into sync with the Pump Controller. This will </w:t>
        </w:r>
      </w:ins>
      <w:ins w:id="5652" w:author="David Taylor" w:date="2020-10-08T22:02:00Z">
        <w:r>
          <w:t>change the status to yellow in-transit until the next status message arrives from the pump controller.</w:t>
        </w:r>
      </w:ins>
    </w:p>
    <w:p w14:paraId="0434D885" w14:textId="079F0370" w:rsidR="00527AAA" w:rsidRPr="00B25076" w:rsidRDefault="00527AAA" w:rsidP="00B25076">
      <w:ins w:id="5653" w:author="David Taylor" w:date="2020-10-08T22:02:00Z">
        <w:r>
          <w:t xml:space="preserve">In any case, changing the dashboard switch will send another command and give the </w:t>
        </w:r>
      </w:ins>
      <w:ins w:id="5654" w:author="David Taylor" w:date="2020-10-08T22:04:00Z">
        <w:r w:rsidR="00A15B79">
          <w:t xml:space="preserve">dashboard and </w:t>
        </w:r>
      </w:ins>
      <w:ins w:id="5655" w:author="David Taylor" w:date="2020-10-08T22:02:00Z">
        <w:r>
          <w:t>Pump Controller another get in sync</w:t>
        </w:r>
      </w:ins>
      <w:ins w:id="5656" w:author="David Taylor" w:date="2020-10-08T22:03:00Z">
        <w:r>
          <w:t>. Changing the switch twice is ok too, for example from on to off, and back to on. This would send a pump off message, then overwrite that with a pump on message – only the latest downlink comma</w:t>
        </w:r>
      </w:ins>
      <w:ins w:id="5657" w:author="David Taylor" w:date="2020-10-08T22:04:00Z">
        <w:r>
          <w:t>nd is delivered to the Pump Controller.</w:t>
        </w:r>
      </w:ins>
    </w:p>
    <w:sectPr w:rsidR="00527AAA" w:rsidRPr="00B25076" w:rsidSect="002D38B1">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Tristan Stark" w:date="2020-09-10T15:18:00Z" w:initials="TS">
    <w:p w14:paraId="24339EB6" w14:textId="5ED13CB3" w:rsidR="00820D23" w:rsidRDefault="00820D23">
      <w:pPr>
        <w:pStyle w:val="CommentText"/>
      </w:pPr>
      <w:r>
        <w:rPr>
          <w:rStyle w:val="CommentReference"/>
        </w:rPr>
        <w:annotationRef/>
      </w:r>
      <w:r>
        <w:t>Can be removed most likely? Do we have any legislative/DPI required artefacts for Disclaimer or Trademark?</w:t>
      </w:r>
    </w:p>
  </w:comment>
  <w:comment w:id="25" w:author="David Taylor" w:date="2020-09-11T16:15:00Z" w:initials="DT">
    <w:p w14:paraId="1DEB9A61" w14:textId="77777777" w:rsidR="00820D23" w:rsidRDefault="00820D23">
      <w:pPr>
        <w:pStyle w:val="CommentText"/>
      </w:pPr>
      <w:r>
        <w:rPr>
          <w:rStyle w:val="CommentReference"/>
        </w:rPr>
        <w:annotationRef/>
      </w:r>
      <w:r>
        <w:t>This is a user manual, not a controlled distribution document. I don’t think we need anything on this page. The rev notes would be too short to be useful and we have the version number on the title page.</w:t>
      </w:r>
    </w:p>
    <w:p w14:paraId="560178DD" w14:textId="77777777" w:rsidR="00820D23" w:rsidRDefault="00820D23">
      <w:pPr>
        <w:pStyle w:val="CommentText"/>
      </w:pPr>
    </w:p>
    <w:p w14:paraId="62F13418" w14:textId="5A92AACB" w:rsidR="00820D23" w:rsidRDefault="00820D23">
      <w:pPr>
        <w:pStyle w:val="CommentText"/>
      </w:pPr>
      <w:r>
        <w:t>The approvals and distribution are certainly not required.</w:t>
      </w:r>
    </w:p>
  </w:comment>
  <w:comment w:id="26" w:author="Tristan Stark" w:date="2020-09-17T08:56:00Z" w:initials="TS">
    <w:p w14:paraId="3BEC5097" w14:textId="76C75C16" w:rsidR="00820D23" w:rsidRDefault="00820D23">
      <w:pPr>
        <w:pStyle w:val="CommentText"/>
      </w:pPr>
      <w:r>
        <w:rPr>
          <w:rStyle w:val="CommentReference"/>
        </w:rPr>
        <w:annotationRef/>
      </w:r>
      <w:r>
        <w:t>I think the Revision section is handy to show if/when anything changes, I’ll leave that in, and ditto for Approvals, it shows anyone using it down the line a point of contact for someone who’s at least familiar with the project. Distribution can be removed.</w:t>
      </w:r>
    </w:p>
  </w:comment>
  <w:comment w:id="787" w:author="Tristan Stark" w:date="2020-09-17T09:01:00Z" w:initials="TS">
    <w:p w14:paraId="5849BD06" w14:textId="5C4BA980" w:rsidR="00820D23" w:rsidRDefault="00820D23">
      <w:pPr>
        <w:pStyle w:val="CommentText"/>
      </w:pPr>
      <w:r>
        <w:rPr>
          <w:rStyle w:val="CommentReference"/>
        </w:rPr>
        <w:annotationRef/>
      </w:r>
      <w:r>
        <w:t>Not really using these consistently, and not really required.</w:t>
      </w:r>
    </w:p>
  </w:comment>
  <w:comment w:id="816" w:author="David Taylor" w:date="2020-09-16T09:11:00Z" w:initials="DT">
    <w:p w14:paraId="580EBCAC" w14:textId="1D6FF244" w:rsidR="00820D23" w:rsidRDefault="00820D23">
      <w:pPr>
        <w:pStyle w:val="CommentText"/>
      </w:pPr>
      <w:r>
        <w:rPr>
          <w:rStyle w:val="CommentReference"/>
        </w:rPr>
        <w:annotationRef/>
      </w:r>
      <w:r>
        <w:t>Don’t need this sentence.</w:t>
      </w:r>
    </w:p>
  </w:comment>
  <w:comment w:id="877" w:author="David Taylor" w:date="2020-09-10T21:03:00Z" w:initials="DT">
    <w:p w14:paraId="1ACE9B58" w14:textId="5D0E9AC7" w:rsidR="00820D23" w:rsidRDefault="00820D23">
      <w:pPr>
        <w:pStyle w:val="CommentText"/>
      </w:pPr>
      <w:r>
        <w:rPr>
          <w:rStyle w:val="CommentReference"/>
        </w:rPr>
        <w:annotationRef/>
      </w:r>
      <w:r>
        <w:t>I’d leave all this out and just give them the arch doc as part of the beta test delivery.</w:t>
      </w:r>
    </w:p>
  </w:comment>
  <w:comment w:id="1025" w:author="David Taylor" w:date="2020-09-16T09:16:00Z" w:initials="DT">
    <w:p w14:paraId="6AC4B72A" w14:textId="0FE4E003" w:rsidR="00820D23" w:rsidRDefault="00820D23">
      <w:pPr>
        <w:pStyle w:val="CommentText"/>
      </w:pPr>
      <w:r>
        <w:rPr>
          <w:rStyle w:val="CommentReference"/>
        </w:rPr>
        <w:annotationRef/>
      </w:r>
      <w:r>
        <w:t>Can’t see why we need this.</w:t>
      </w:r>
    </w:p>
  </w:comment>
  <w:comment w:id="1031" w:author="David Taylor" w:date="2020-09-16T09:15:00Z" w:initials="DT">
    <w:p w14:paraId="0E417C77" w14:textId="77777777" w:rsidR="00820D23" w:rsidRDefault="00820D23">
      <w:pPr>
        <w:pStyle w:val="CommentText"/>
      </w:pPr>
      <w:r>
        <w:rPr>
          <w:rStyle w:val="CommentReference"/>
        </w:rPr>
        <w:annotationRef/>
      </w:r>
      <w:r>
        <w:t>2.1 and 2.4 have the same info, we don’t need both. Esp if one them just says see section x.</w:t>
      </w:r>
    </w:p>
    <w:p w14:paraId="09D067AA" w14:textId="77777777" w:rsidR="00820D23" w:rsidRDefault="00820D23">
      <w:pPr>
        <w:pStyle w:val="CommentText"/>
      </w:pPr>
    </w:p>
    <w:p w14:paraId="70EADAC9" w14:textId="25D01BFE" w:rsidR="00820D23" w:rsidRDefault="00820D23">
      <w:pPr>
        <w:pStyle w:val="CommentText"/>
      </w:pPr>
      <w:r>
        <w:t xml:space="preserve">Maybe just get rid of 2.4 and replace the pump controller description in 2.1 with the text from 2.4.2 </w:t>
      </w:r>
    </w:p>
  </w:comment>
  <w:comment w:id="1193" w:author="Tristan Stark" w:date="2020-09-10T16:32:00Z" w:initials="TS">
    <w:p w14:paraId="376199C3" w14:textId="6CD7B878" w:rsidR="00820D23" w:rsidRDefault="00820D23">
      <w:pPr>
        <w:pStyle w:val="CommentText"/>
      </w:pPr>
      <w:r>
        <w:rPr>
          <w:rStyle w:val="CommentReference"/>
        </w:rPr>
        <w:annotationRef/>
      </w:r>
      <w:r>
        <w:t>Obviously needs updating!</w:t>
      </w:r>
    </w:p>
  </w:comment>
  <w:comment w:id="1216" w:author="David Taylor" w:date="2020-09-10T21:05:00Z" w:initials="DT">
    <w:p w14:paraId="3306AA0B" w14:textId="57F88DF2" w:rsidR="00820D23" w:rsidRDefault="00820D23">
      <w:pPr>
        <w:pStyle w:val="CommentText"/>
      </w:pPr>
      <w:r>
        <w:rPr>
          <w:rStyle w:val="CommentReference"/>
        </w:rPr>
        <w:annotationRef/>
      </w:r>
      <w:r>
        <w:t>Do we need this section at all?</w:t>
      </w:r>
    </w:p>
  </w:comment>
  <w:comment w:id="1217" w:author="Tristan Stark" w:date="2020-09-14T11:21:00Z" w:initials="TS">
    <w:p w14:paraId="625AC2C8" w14:textId="1F8E5E42" w:rsidR="00820D23" w:rsidRPr="00D008D7" w:rsidRDefault="00820D23">
      <w:pPr>
        <w:pStyle w:val="CommentText"/>
        <w:rPr>
          <w:sz w:val="16"/>
          <w:szCs w:val="16"/>
        </w:rPr>
      </w:pPr>
      <w:r>
        <w:rPr>
          <w:rStyle w:val="CommentReference"/>
        </w:rPr>
        <w:annotationRef/>
      </w:r>
      <w:r>
        <w:rPr>
          <w:rStyle w:val="CommentReference"/>
        </w:rPr>
        <w:t>Probably not…trying to do it from a professional/corporate perspective, probably unnecessary.</w:t>
      </w:r>
    </w:p>
  </w:comment>
  <w:comment w:id="1218" w:author="David Taylor" w:date="2020-09-16T09:34:00Z" w:initials="DT">
    <w:p w14:paraId="6F23FC45" w14:textId="187CCF94" w:rsidR="00820D23" w:rsidRDefault="00820D23">
      <w:pPr>
        <w:pStyle w:val="CommentText"/>
      </w:pPr>
      <w:r>
        <w:rPr>
          <w:rStyle w:val="CommentReference"/>
        </w:rPr>
        <w:annotationRef/>
      </w:r>
      <w:r>
        <w:t>I wouldn’t worry about going full corporate for this project. Drop it and save a page and a section number.</w:t>
      </w:r>
    </w:p>
  </w:comment>
  <w:comment w:id="1293" w:author="David Taylor" w:date="2020-09-10T21:06:00Z" w:initials="DT">
    <w:p w14:paraId="756A5F38" w14:textId="2ED1EF1E" w:rsidR="00820D23" w:rsidRDefault="00820D23">
      <w:pPr>
        <w:pStyle w:val="CommentText"/>
      </w:pPr>
      <w:r>
        <w:rPr>
          <w:rStyle w:val="CommentReference"/>
        </w:rPr>
        <w:annotationRef/>
      </w:r>
      <w:r>
        <w:t>Need to explain the use of the timers here because they work in manual mode.</w:t>
      </w:r>
    </w:p>
  </w:comment>
  <w:comment w:id="1294" w:author="Tristan Stark" w:date="2020-09-14T16:45:00Z" w:initials="TS">
    <w:p w14:paraId="382365DC" w14:textId="39F94412" w:rsidR="00820D23" w:rsidRDefault="00820D23">
      <w:pPr>
        <w:pStyle w:val="CommentText"/>
      </w:pPr>
      <w:r>
        <w:rPr>
          <w:rStyle w:val="CommentReference"/>
        </w:rPr>
        <w:annotationRef/>
      </w:r>
      <w:r>
        <w:t>Have covered in their own sections.</w:t>
      </w:r>
    </w:p>
  </w:comment>
  <w:comment w:id="1376" w:author="Tristan Stark" w:date="2020-09-14T15:34:00Z" w:initials="TS">
    <w:p w14:paraId="596FB746" w14:textId="07C2C3E8" w:rsidR="00820D23" w:rsidRDefault="00820D23">
      <w:pPr>
        <w:pStyle w:val="CommentText"/>
      </w:pPr>
      <w:r>
        <w:rPr>
          <w:rStyle w:val="CommentReference"/>
        </w:rPr>
        <w:annotationRef/>
      </w:r>
      <w:r>
        <w:t>Can be removed, but keeping it around in case I need to copy it later!</w:t>
      </w:r>
    </w:p>
  </w:comment>
  <w:comment w:id="1433" w:author="David Taylor" w:date="2020-09-10T21:06:00Z" w:initials="DT">
    <w:p w14:paraId="3653DBCC" w14:textId="77777777" w:rsidR="00820D23" w:rsidRDefault="00820D23">
      <w:pPr>
        <w:pStyle w:val="CommentText"/>
      </w:pPr>
      <w:r>
        <w:rPr>
          <w:rStyle w:val="CommentReference"/>
        </w:rPr>
        <w:annotationRef/>
      </w:r>
      <w:r>
        <w:t>Need to explain the low and high level settings, and note their conditions (which you’ll need to look in the water level rule chain for) like it seems to be turn on at &lt;= for the low level and turn off  &gt;= for the high level.</w:t>
      </w:r>
    </w:p>
    <w:p w14:paraId="60C3D4EE" w14:textId="77777777" w:rsidR="00820D23" w:rsidRDefault="00820D23">
      <w:pPr>
        <w:pStyle w:val="CommentText"/>
      </w:pPr>
    </w:p>
    <w:p w14:paraId="46CF0E5E" w14:textId="2C63123A" w:rsidR="00820D23" w:rsidRDefault="00820D23">
      <w:pPr>
        <w:pStyle w:val="CommentText"/>
      </w:pPr>
      <w:r>
        <w:t>Also note the timer setting is honoured by the automatic control.</w:t>
      </w:r>
    </w:p>
  </w:comment>
  <w:comment w:id="1434" w:author="Tristan Stark" w:date="2020-09-14T16:45:00Z" w:initials="TS">
    <w:p w14:paraId="2AB53717" w14:textId="2B893AD1" w:rsidR="00820D23" w:rsidRDefault="00820D23">
      <w:pPr>
        <w:pStyle w:val="CommentText"/>
      </w:pPr>
      <w:r>
        <w:rPr>
          <w:rStyle w:val="CommentReference"/>
        </w:rPr>
        <w:annotationRef/>
      </w:r>
      <w:r>
        <w:t>Further clarification from David on rules has been factored in to the instructions/descriptions.</w:t>
      </w:r>
    </w:p>
  </w:comment>
  <w:comment w:id="1487" w:author="David Taylor" w:date="2020-09-10T21:08:00Z" w:initials="DT">
    <w:p w14:paraId="6FBF0792" w14:textId="7E7A0F0A" w:rsidR="00820D23" w:rsidRDefault="00820D23">
      <w:pPr>
        <w:pStyle w:val="CommentText"/>
      </w:pPr>
      <w:r>
        <w:rPr>
          <w:rStyle w:val="CommentReference"/>
        </w:rPr>
        <w:annotationRef/>
      </w:r>
      <w:r>
        <w:t>Don’t need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4339EB6" w15:done="0"/>
  <w15:commentEx w15:paraId="62F13418" w15:done="1"/>
  <w15:commentEx w15:paraId="3BEC5097" w15:paraIdParent="62F13418" w15:done="1"/>
  <w15:commentEx w15:paraId="5849BD06" w15:done="0"/>
  <w15:commentEx w15:paraId="580EBCAC" w15:done="0"/>
  <w15:commentEx w15:paraId="1ACE9B58" w15:done="0"/>
  <w15:commentEx w15:paraId="6AC4B72A" w15:done="0"/>
  <w15:commentEx w15:paraId="70EADAC9" w15:done="0"/>
  <w15:commentEx w15:paraId="376199C3" w15:done="1"/>
  <w15:commentEx w15:paraId="3306AA0B" w15:done="0"/>
  <w15:commentEx w15:paraId="625AC2C8" w15:paraIdParent="3306AA0B" w15:done="0"/>
  <w15:commentEx w15:paraId="6F23FC45" w15:paraIdParent="3306AA0B" w15:done="0"/>
  <w15:commentEx w15:paraId="756A5F38" w15:done="1"/>
  <w15:commentEx w15:paraId="382365DC" w15:paraIdParent="756A5F38" w15:done="1"/>
  <w15:commentEx w15:paraId="596FB746" w15:done="0"/>
  <w15:commentEx w15:paraId="46CF0E5E" w15:done="0"/>
  <w15:commentEx w15:paraId="2AB53717" w15:paraIdParent="46CF0E5E" w15:done="0"/>
  <w15:commentEx w15:paraId="6FBF079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4339EB6" w16cid:durableId="2304C250"/>
  <w16cid:commentId w16cid:paraId="62F13418" w16cid:durableId="23062121"/>
  <w16cid:commentId w16cid:paraId="3BEC5097" w16cid:durableId="230DA343"/>
  <w16cid:commentId w16cid:paraId="5849BD06" w16cid:durableId="230DA47E"/>
  <w16cid:commentId w16cid:paraId="580EBCAC" w16cid:durableId="230C554C"/>
  <w16cid:commentId w16cid:paraId="1ACE9B58" w16cid:durableId="2305131C"/>
  <w16cid:commentId w16cid:paraId="6AC4B72A" w16cid:durableId="230C5674"/>
  <w16cid:commentId w16cid:paraId="70EADAC9" w16cid:durableId="230C5633"/>
  <w16cid:commentId w16cid:paraId="376199C3" w16cid:durableId="2304D3B9"/>
  <w16cid:commentId w16cid:paraId="3306AA0B" w16cid:durableId="230513A1"/>
  <w16cid:commentId w16cid:paraId="625AC2C8" w16cid:durableId="2309D0BB"/>
  <w16cid:commentId w16cid:paraId="6F23FC45" w16cid:durableId="230C5AAB"/>
  <w16cid:commentId w16cid:paraId="756A5F38" w16cid:durableId="230513D4"/>
  <w16cid:commentId w16cid:paraId="382365DC" w16cid:durableId="230A1C91"/>
  <w16cid:commentId w16cid:paraId="596FB746" w16cid:durableId="230A0BF5"/>
  <w16cid:commentId w16cid:paraId="46CF0E5E" w16cid:durableId="230513EE"/>
  <w16cid:commentId w16cid:paraId="2AB53717" w16cid:durableId="230A1CA3"/>
  <w16cid:commentId w16cid:paraId="6FBF0792" w16cid:durableId="2305146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551CF4" w14:textId="77777777" w:rsidR="00591895" w:rsidRDefault="00591895" w:rsidP="002D38B1">
      <w:pPr>
        <w:spacing w:after="0"/>
      </w:pPr>
      <w:r>
        <w:separator/>
      </w:r>
    </w:p>
    <w:p w14:paraId="7E448252" w14:textId="77777777" w:rsidR="00591895" w:rsidRDefault="00591895"/>
    <w:p w14:paraId="25488125" w14:textId="77777777" w:rsidR="00591895" w:rsidRDefault="00591895"/>
  </w:endnote>
  <w:endnote w:type="continuationSeparator" w:id="0">
    <w:p w14:paraId="3747DD54" w14:textId="77777777" w:rsidR="00591895" w:rsidRDefault="00591895" w:rsidP="002D38B1">
      <w:pPr>
        <w:spacing w:after="0"/>
      </w:pPr>
      <w:r>
        <w:continuationSeparator/>
      </w:r>
    </w:p>
    <w:p w14:paraId="5B02C1BF" w14:textId="77777777" w:rsidR="00591895" w:rsidRDefault="00591895"/>
    <w:p w14:paraId="13CF9B40" w14:textId="77777777" w:rsidR="00591895" w:rsidRDefault="005918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ucida Grande">
    <w:altName w:val="Arial"/>
    <w:charset w:val="00"/>
    <w:family w:val="auto"/>
    <w:pitch w:val="variable"/>
    <w:sig w:usb0="00000000" w:usb1="5000A1FF" w:usb2="00000000" w:usb3="00000000" w:csb0="000001BF" w:csb1="00000000"/>
  </w:font>
  <w:font w:name="Helvetica Neue">
    <w:altName w:val="Malgun Gothic"/>
    <w:charset w:val="00"/>
    <w:family w:val="auto"/>
    <w:pitch w:val="variable"/>
    <w:sig w:usb0="00000000" w:usb1="00000000" w:usb2="00000000" w:usb3="00000000" w:csb0="00000001" w:csb1="00000000"/>
  </w:font>
  <w:font w:name="ヒラギノ角ゴ Pro W3">
    <w:panose1 w:val="00000000000000000000"/>
    <w:charset w:val="80"/>
    <w:family w:val="auto"/>
    <w:notTrueType/>
    <w:pitch w:val="variable"/>
    <w:sig w:usb0="01000000" w:usb1="00000000" w:usb2="07040001" w:usb3="00000000" w:csb0="00020000" w:csb1="00000000"/>
  </w:font>
  <w:font w:name="Trade Gothic LT Std">
    <w:altName w:val="Calibri"/>
    <w:panose1 w:val="00000000000000000000"/>
    <w:charset w:val="00"/>
    <w:family w:val="swiss"/>
    <w:notTrueType/>
    <w:pitch w:val="default"/>
    <w:sig w:usb0="00000003" w:usb1="00000000" w:usb2="00000000" w:usb3="00000000" w:csb0="00000001" w:csb1="00000000"/>
  </w:font>
  <w:font w:name="Haettenschweiler">
    <w:panose1 w:val="020B070604090206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EA6D06" w14:textId="75897F1A" w:rsidR="00820D23" w:rsidRDefault="00820D23">
    <w:r>
      <w:rPr>
        <w:noProof/>
        <w:lang w:val="nl-NL" w:eastAsia="nl-NL"/>
      </w:rPr>
      <mc:AlternateContent>
        <mc:Choice Requires="wps">
          <w:drawing>
            <wp:anchor distT="0" distB="0" distL="114300" distR="114300" simplePos="0" relativeHeight="251671552" behindDoc="0" locked="0" layoutInCell="1" allowOverlap="1" wp14:anchorId="447CECE0" wp14:editId="0798372D">
              <wp:simplePos x="0" y="0"/>
              <wp:positionH relativeFrom="column">
                <wp:posOffset>-106327</wp:posOffset>
              </wp:positionH>
              <wp:positionV relativeFrom="paragraph">
                <wp:posOffset>-56928</wp:posOffset>
              </wp:positionV>
              <wp:extent cx="6305107" cy="0"/>
              <wp:effectExtent l="0" t="0" r="19685" b="19050"/>
              <wp:wrapNone/>
              <wp:docPr id="8" name="Straight Connector 8"/>
              <wp:cNvGraphicFramePr/>
              <a:graphic xmlns:a="http://schemas.openxmlformats.org/drawingml/2006/main">
                <a:graphicData uri="http://schemas.microsoft.com/office/word/2010/wordprocessingShape">
                  <wps:wsp>
                    <wps:cNvCnPr/>
                    <wps:spPr>
                      <a:xfrm>
                        <a:off x="0" y="0"/>
                        <a:ext cx="6305107" cy="0"/>
                      </a:xfrm>
                      <a:prstGeom prst="line">
                        <a:avLst/>
                      </a:prstGeom>
                      <a:ln>
                        <a:solidFill>
                          <a:srgbClr val="00B0F0"/>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797178D7" id="Straight Connector 8"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8.35pt,-4.5pt" to="488.1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" strokecolor="#00b0f0"/>
          </w:pict>
        </mc:Fallback>
      </mc:AlternateContent>
    </w:r>
    <w:r>
      <w:rPr>
        <w:noProof/>
        <w:lang w:val="nl-NL" w:eastAsia="nl-NL"/>
      </w:rPr>
      <w:t>Bore Pump Automation - The I.T. Crowd – September 2020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183E98" w14:textId="330A86F2" w:rsidR="00820D23" w:rsidRDefault="00820D23">
    <w:r>
      <w:rPr>
        <w:noProof/>
        <w:lang w:val="nl-NL" w:eastAsia="nl-NL"/>
      </w:rPr>
      <mc:AlternateContent>
        <mc:Choice Requires="wps">
          <w:drawing>
            <wp:anchor distT="0" distB="0" distL="114300" distR="114300" simplePos="0" relativeHeight="251667456" behindDoc="0" locked="0" layoutInCell="1" allowOverlap="1" wp14:anchorId="7710C826" wp14:editId="59DB40D4">
              <wp:simplePos x="0" y="0"/>
              <wp:positionH relativeFrom="column">
                <wp:posOffset>-106327</wp:posOffset>
              </wp:positionH>
              <wp:positionV relativeFrom="paragraph">
                <wp:posOffset>-56928</wp:posOffset>
              </wp:positionV>
              <wp:extent cx="6305107" cy="0"/>
              <wp:effectExtent l="0" t="0" r="19685" b="19050"/>
              <wp:wrapNone/>
              <wp:docPr id="5" name="Straight Connector 5"/>
              <wp:cNvGraphicFramePr/>
              <a:graphic xmlns:a="http://schemas.openxmlformats.org/drawingml/2006/main">
                <a:graphicData uri="http://schemas.microsoft.com/office/word/2010/wordprocessingShape">
                  <wps:wsp>
                    <wps:cNvCnPr/>
                    <wps:spPr>
                      <a:xfrm>
                        <a:off x="0" y="0"/>
                        <a:ext cx="6305107" cy="0"/>
                      </a:xfrm>
                      <a:prstGeom prst="line">
                        <a:avLst/>
                      </a:prstGeom>
                      <a:ln>
                        <a:solidFill>
                          <a:srgbClr val="00B0F0"/>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3BAFD15D" id="Straight Connector 5"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8.35pt,-4.5pt" to="488.1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" strokecolor="#00b0f0"/>
          </w:pict>
        </mc:Fallback>
      </mc:AlternateContent>
    </w:r>
    <w:r>
      <w:rPr>
        <w:noProof/>
        <w:lang w:val="nl-NL" w:eastAsia="nl-NL"/>
      </w:rPr>
      <w:t>Bore Pump Automation - The I.T. Crowd – September 2020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E386F9" w14:textId="3ABDD5D3" w:rsidR="00820D23" w:rsidRPr="00AD10AE" w:rsidRDefault="00820D23" w:rsidP="00AD10AE">
    <w:pPr>
      <w:rPr>
        <w:noProof/>
        <w:lang w:val="nl-NL" w:eastAsia="nl-NL"/>
      </w:rPr>
    </w:pPr>
    <w:r>
      <w:rPr>
        <w:noProof/>
        <w:lang w:val="nl-NL" w:eastAsia="nl-NL"/>
      </w:rPr>
      <mc:AlternateContent>
        <mc:Choice Requires="wps">
          <w:drawing>
            <wp:anchor distT="0" distB="0" distL="114300" distR="114300" simplePos="0" relativeHeight="251673600" behindDoc="0" locked="0" layoutInCell="1" allowOverlap="1" wp14:anchorId="00E5D5F0" wp14:editId="0C4D194E">
              <wp:simplePos x="0" y="0"/>
              <wp:positionH relativeFrom="column">
                <wp:posOffset>-106327</wp:posOffset>
              </wp:positionH>
              <wp:positionV relativeFrom="paragraph">
                <wp:posOffset>-56928</wp:posOffset>
              </wp:positionV>
              <wp:extent cx="6305107" cy="0"/>
              <wp:effectExtent l="0" t="0" r="19685" b="19050"/>
              <wp:wrapNone/>
              <wp:docPr id="9" name="Straight Connector 9"/>
              <wp:cNvGraphicFramePr/>
              <a:graphic xmlns:a="http://schemas.openxmlformats.org/drawingml/2006/main">
                <a:graphicData uri="http://schemas.microsoft.com/office/word/2010/wordprocessingShape">
                  <wps:wsp>
                    <wps:cNvCnPr/>
                    <wps:spPr>
                      <a:xfrm>
                        <a:off x="0" y="0"/>
                        <a:ext cx="6305107" cy="0"/>
                      </a:xfrm>
                      <a:prstGeom prst="line">
                        <a:avLst/>
                      </a:prstGeom>
                      <a:ln>
                        <a:solidFill>
                          <a:srgbClr val="00B0F0"/>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4142A72E" id="Straight Connector 9"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8.35pt,-4.5pt" to="488.1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" strokecolor="#00b0f0"/>
          </w:pict>
        </mc:Fallback>
      </mc:AlternateContent>
    </w:r>
    <w:r>
      <w:rPr>
        <w:noProof/>
        <w:lang w:val="nl-NL" w:eastAsia="nl-NL"/>
      </w:rPr>
      <w:t>Bore Pump Automation - The I.T. Crowd – September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5AFE8D" w14:textId="77777777" w:rsidR="00591895" w:rsidRDefault="00591895" w:rsidP="002D38B1">
      <w:pPr>
        <w:spacing w:after="0"/>
      </w:pPr>
      <w:r>
        <w:separator/>
      </w:r>
    </w:p>
    <w:p w14:paraId="38E446AF" w14:textId="77777777" w:rsidR="00591895" w:rsidRDefault="00591895"/>
    <w:p w14:paraId="28786AC9" w14:textId="77777777" w:rsidR="00591895" w:rsidRDefault="00591895"/>
  </w:footnote>
  <w:footnote w:type="continuationSeparator" w:id="0">
    <w:p w14:paraId="1D02801F" w14:textId="77777777" w:rsidR="00591895" w:rsidRDefault="00591895" w:rsidP="002D38B1">
      <w:pPr>
        <w:spacing w:after="0"/>
      </w:pPr>
      <w:r>
        <w:continuationSeparator/>
      </w:r>
    </w:p>
    <w:p w14:paraId="03F9F570" w14:textId="77777777" w:rsidR="00591895" w:rsidRDefault="00591895"/>
    <w:p w14:paraId="27498ACD" w14:textId="77777777" w:rsidR="00591895" w:rsidRDefault="0059189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0E6CA4" w14:textId="09FDCB19" w:rsidR="00820D23" w:rsidRPr="00DF635A" w:rsidRDefault="00820D23" w:rsidP="002D38B1">
    <w:pPr>
      <w:tabs>
        <w:tab w:val="center" w:pos="4680"/>
        <w:tab w:val="right" w:pos="9000"/>
      </w:tabs>
      <w:spacing w:before="120" w:after="60" w:line="240" w:lineRule="auto"/>
      <w:ind w:left="-360" w:right="-360"/>
      <w:rPr>
        <w:rFonts w:ascii="Haettenschweiler" w:eastAsia="Times New Roman" w:hAnsi="Haettenschweiler" w:cs="Arial"/>
        <w:color w:val="008000"/>
        <w:sz w:val="40"/>
        <w:lang w:eastAsia="ja-JP"/>
      </w:rPr>
    </w:pPr>
  </w:p>
  <w:p w14:paraId="717B35CD" w14:textId="77777777" w:rsidR="00820D23" w:rsidRDefault="00820D2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8D88B4" w14:textId="3B3C399C" w:rsidR="00820D23" w:rsidRPr="009B23B9" w:rsidRDefault="00820D23" w:rsidP="002D38B1">
    <w:pPr>
      <w:tabs>
        <w:tab w:val="center" w:pos="4680"/>
        <w:tab w:val="right" w:pos="9000"/>
      </w:tabs>
      <w:spacing w:before="120" w:after="60" w:line="240" w:lineRule="auto"/>
      <w:ind w:left="-360" w:right="-360"/>
      <w:rPr>
        <w:rFonts w:ascii="Haettenschweiler" w:eastAsia="Times New Roman" w:hAnsi="Haettenschweiler" w:cs="Arial"/>
        <w:color w:val="008000"/>
        <w:sz w:val="40"/>
        <w:lang w:eastAsia="ja-JP"/>
      </w:rPr>
    </w:pPr>
    <w:r>
      <w:rPr>
        <w:rFonts w:ascii="Arial" w:eastAsia="Times New Roman" w:hAnsi="Arial" w:cs="Arial"/>
        <w:b/>
        <w:noProof/>
        <w:sz w:val="20"/>
        <w:lang w:val="nl-NL" w:eastAsia="nl-NL"/>
      </w:rPr>
      <w:t xml:space="preserve">   </w:t>
    </w:r>
    <w:r w:rsidRPr="00BE134F">
      <w:rPr>
        <w:rFonts w:ascii="Arial" w:eastAsia="Times New Roman" w:hAnsi="Arial" w:cs="Arial"/>
        <w:b/>
        <w:sz w:val="20"/>
        <w:lang w:eastAsia="ja-JP"/>
      </w:rPr>
      <w:tab/>
    </w:r>
  </w:p>
  <w:p w14:paraId="6E0B6249" w14:textId="77777777" w:rsidR="00820D23" w:rsidRDefault="00820D2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AC0B7" w14:textId="5388A71C" w:rsidR="00820D23" w:rsidRPr="00DF635A" w:rsidRDefault="00820D23" w:rsidP="002D38B1">
    <w:pPr>
      <w:pStyle w:val="Header"/>
    </w:pPr>
    <w:del w:id="4930" w:author="Tristan Stark" w:date="2020-09-14T16:39:00Z">
      <w:r w:rsidRPr="00DF635A" w:rsidDel="00380111">
        <w:delText>Chapter Name</w:delText>
      </w:r>
    </w:del>
    <w:ins w:id="4931" w:author="Tristan Stark" w:date="2020-09-14T16:39:00Z">
      <w:r>
        <w:t>Bore Pump Project</w:t>
      </w:r>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67B624EE"/>
    <w:lvl w:ilvl="0">
      <w:start w:val="1"/>
      <w:numFmt w:val="decimal"/>
      <w:pStyle w:val="ListNumber2"/>
      <w:lvlText w:val="%1."/>
      <w:lvlJc w:val="left"/>
      <w:pPr>
        <w:tabs>
          <w:tab w:val="num" w:pos="720"/>
        </w:tabs>
        <w:ind w:left="720" w:hanging="360"/>
      </w:pPr>
    </w:lvl>
  </w:abstractNum>
  <w:abstractNum w:abstractNumId="1" w15:restartNumberingAfterBreak="0">
    <w:nsid w:val="FFFFFF83"/>
    <w:multiLevelType w:val="singleLevel"/>
    <w:tmpl w:val="D910DE94"/>
    <w:lvl w:ilvl="0">
      <w:start w:val="1"/>
      <w:numFmt w:val="bullet"/>
      <w:pStyle w:val="ListBullet2"/>
      <w:lvlText w:val=""/>
      <w:lvlJc w:val="left"/>
      <w:pPr>
        <w:tabs>
          <w:tab w:val="num" w:pos="720"/>
        </w:tabs>
        <w:ind w:left="720" w:hanging="360"/>
      </w:pPr>
      <w:rPr>
        <w:rFonts w:ascii="Symbol" w:hAnsi="Symbol" w:hint="default"/>
      </w:rPr>
    </w:lvl>
  </w:abstractNum>
  <w:abstractNum w:abstractNumId="2" w15:restartNumberingAfterBreak="0">
    <w:nsid w:val="FFFFFF88"/>
    <w:multiLevelType w:val="singleLevel"/>
    <w:tmpl w:val="905C9D6C"/>
    <w:lvl w:ilvl="0">
      <w:start w:val="1"/>
      <w:numFmt w:val="decimal"/>
      <w:pStyle w:val="ListNumber"/>
      <w:lvlText w:val="%1."/>
      <w:lvlJc w:val="left"/>
      <w:pPr>
        <w:ind w:left="717" w:hanging="360"/>
      </w:pPr>
    </w:lvl>
  </w:abstractNum>
  <w:abstractNum w:abstractNumId="3" w15:restartNumberingAfterBreak="0">
    <w:nsid w:val="124F131E"/>
    <w:multiLevelType w:val="hybridMultilevel"/>
    <w:tmpl w:val="F5D0BEB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53D045F"/>
    <w:multiLevelType w:val="hybridMultilevel"/>
    <w:tmpl w:val="0A6E76C8"/>
    <w:lvl w:ilvl="0" w:tplc="FC2CC570">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C3A16DE"/>
    <w:multiLevelType w:val="hybridMultilevel"/>
    <w:tmpl w:val="4A46D32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CDF5E85"/>
    <w:multiLevelType w:val="hybridMultilevel"/>
    <w:tmpl w:val="9EA4893C"/>
    <w:lvl w:ilvl="0" w:tplc="A94402F2">
      <w:start w:val="1"/>
      <w:numFmt w:val="lowerLetter"/>
      <w:pStyle w:val="List"/>
      <w:lvlText w:val="%1."/>
      <w:lvlJc w:val="left"/>
      <w:pPr>
        <w:ind w:left="1077" w:hanging="360"/>
      </w:pPr>
    </w:lvl>
    <w:lvl w:ilvl="1" w:tplc="04260019" w:tentative="1">
      <w:start w:val="1"/>
      <w:numFmt w:val="lowerLetter"/>
      <w:lvlText w:val="%2."/>
      <w:lvlJc w:val="left"/>
      <w:pPr>
        <w:ind w:left="1797" w:hanging="360"/>
      </w:pPr>
    </w:lvl>
    <w:lvl w:ilvl="2" w:tplc="0426001B" w:tentative="1">
      <w:start w:val="1"/>
      <w:numFmt w:val="lowerRoman"/>
      <w:lvlText w:val="%3."/>
      <w:lvlJc w:val="right"/>
      <w:pPr>
        <w:ind w:left="2517" w:hanging="180"/>
      </w:pPr>
    </w:lvl>
    <w:lvl w:ilvl="3" w:tplc="0426000F" w:tentative="1">
      <w:start w:val="1"/>
      <w:numFmt w:val="decimal"/>
      <w:lvlText w:val="%4."/>
      <w:lvlJc w:val="left"/>
      <w:pPr>
        <w:ind w:left="3237" w:hanging="360"/>
      </w:pPr>
    </w:lvl>
    <w:lvl w:ilvl="4" w:tplc="04260019" w:tentative="1">
      <w:start w:val="1"/>
      <w:numFmt w:val="lowerLetter"/>
      <w:lvlText w:val="%5."/>
      <w:lvlJc w:val="left"/>
      <w:pPr>
        <w:ind w:left="3957" w:hanging="360"/>
      </w:pPr>
    </w:lvl>
    <w:lvl w:ilvl="5" w:tplc="0426001B" w:tentative="1">
      <w:start w:val="1"/>
      <w:numFmt w:val="lowerRoman"/>
      <w:lvlText w:val="%6."/>
      <w:lvlJc w:val="right"/>
      <w:pPr>
        <w:ind w:left="4677" w:hanging="180"/>
      </w:pPr>
    </w:lvl>
    <w:lvl w:ilvl="6" w:tplc="0426000F" w:tentative="1">
      <w:start w:val="1"/>
      <w:numFmt w:val="decimal"/>
      <w:lvlText w:val="%7."/>
      <w:lvlJc w:val="left"/>
      <w:pPr>
        <w:ind w:left="5397" w:hanging="360"/>
      </w:pPr>
    </w:lvl>
    <w:lvl w:ilvl="7" w:tplc="04260019" w:tentative="1">
      <w:start w:val="1"/>
      <w:numFmt w:val="lowerLetter"/>
      <w:lvlText w:val="%8."/>
      <w:lvlJc w:val="left"/>
      <w:pPr>
        <w:ind w:left="6117" w:hanging="360"/>
      </w:pPr>
    </w:lvl>
    <w:lvl w:ilvl="8" w:tplc="0426001B" w:tentative="1">
      <w:start w:val="1"/>
      <w:numFmt w:val="lowerRoman"/>
      <w:lvlText w:val="%9."/>
      <w:lvlJc w:val="right"/>
      <w:pPr>
        <w:ind w:left="6837" w:hanging="180"/>
      </w:pPr>
    </w:lvl>
  </w:abstractNum>
  <w:abstractNum w:abstractNumId="7" w15:restartNumberingAfterBreak="0">
    <w:nsid w:val="1D8A6B27"/>
    <w:multiLevelType w:val="hybridMultilevel"/>
    <w:tmpl w:val="BEA2F8C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80E5A14"/>
    <w:multiLevelType w:val="multilevel"/>
    <w:tmpl w:val="860E4FA0"/>
    <w:lvl w:ilvl="0">
      <w:start w:val="1"/>
      <w:numFmt w:val="bullet"/>
      <w:pStyle w:val="ListBullet"/>
      <w:lvlText w:val=""/>
      <w:lvlJc w:val="left"/>
      <w:pPr>
        <w:tabs>
          <w:tab w:val="num" w:pos="1080"/>
        </w:tabs>
        <w:ind w:left="1080" w:hanging="360"/>
      </w:pPr>
      <w:rPr>
        <w:rFonts w:ascii="Symbol" w:hAnsi="Symbol" w:cs="Times New Roman" w:hint="default"/>
        <w:color w:val="000000"/>
        <w:sz w:val="20"/>
        <w:szCs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EED731F"/>
    <w:multiLevelType w:val="hybridMultilevel"/>
    <w:tmpl w:val="92F0A30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363187D"/>
    <w:multiLevelType w:val="hybridMultilevel"/>
    <w:tmpl w:val="DC7411AE"/>
    <w:lvl w:ilvl="0" w:tplc="CEF061FE">
      <w:start w:val="1"/>
      <w:numFmt w:val="bullet"/>
      <w:lvlText w:val="-"/>
      <w:lvlJc w:val="left"/>
      <w:pPr>
        <w:ind w:left="720" w:hanging="360"/>
      </w:pPr>
      <w:rPr>
        <w:rFonts w:ascii="Calibri" w:eastAsia="MS Mincho"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4C814BD"/>
    <w:multiLevelType w:val="multilevel"/>
    <w:tmpl w:val="26FCE29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379D4103"/>
    <w:multiLevelType w:val="hybridMultilevel"/>
    <w:tmpl w:val="1154198A"/>
    <w:lvl w:ilvl="0" w:tplc="EACE6CAC">
      <w:start w:val="1"/>
      <w:numFmt w:val="decimal"/>
      <w:pStyle w:val="NumberingList"/>
      <w:lvlText w:val="%1."/>
      <w:lvlJc w:val="left"/>
      <w:pPr>
        <w:ind w:left="720" w:hanging="360"/>
      </w:pPr>
    </w:lvl>
    <w:lvl w:ilvl="1" w:tplc="416C30F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423EE4"/>
    <w:multiLevelType w:val="hybridMultilevel"/>
    <w:tmpl w:val="80A0F428"/>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55F61185"/>
    <w:multiLevelType w:val="hybridMultilevel"/>
    <w:tmpl w:val="88AE01E8"/>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2"/>
  </w:num>
  <w:num w:numId="2">
    <w:abstractNumId w:val="12"/>
    <w:lvlOverride w:ilvl="0">
      <w:startOverride w:val="1"/>
    </w:lvlOverride>
  </w:num>
  <w:num w:numId="3">
    <w:abstractNumId w:val="1"/>
  </w:num>
  <w:num w:numId="4">
    <w:abstractNumId w:val="2"/>
  </w:num>
  <w:num w:numId="5">
    <w:abstractNumId w:val="0"/>
  </w:num>
  <w:num w:numId="6">
    <w:abstractNumId w:val="11"/>
  </w:num>
  <w:num w:numId="7">
    <w:abstractNumId w:val="8"/>
  </w:num>
  <w:num w:numId="8">
    <w:abstractNumId w:val="6"/>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lvlOverride w:ilvl="0">
      <w:startOverride w:val="1"/>
    </w:lvlOverride>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2"/>
    <w:lvlOverride w:ilvl="0">
      <w:startOverride w:val="1"/>
    </w:lvlOverride>
  </w:num>
  <w:num w:numId="34">
    <w:abstractNumId w:val="2"/>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2"/>
    <w:lvlOverride w:ilvl="0">
      <w:startOverride w:val="1"/>
    </w:lvlOverride>
  </w:num>
  <w:num w:numId="38">
    <w:abstractNumId w:val="2"/>
    <w:lvlOverride w:ilvl="0">
      <w:startOverride w:val="1"/>
    </w:lvlOverride>
  </w:num>
  <w:num w:numId="39">
    <w:abstractNumId w:val="2"/>
    <w:lvlOverride w:ilvl="0">
      <w:startOverride w:val="1"/>
    </w:lvlOverride>
  </w:num>
  <w:num w:numId="40">
    <w:abstractNumId w:val="2"/>
    <w:lvlOverride w:ilvl="0">
      <w:startOverride w:val="1"/>
    </w:lvlOverride>
  </w:num>
  <w:num w:numId="41">
    <w:abstractNumId w:val="2"/>
    <w:lvlOverride w:ilvl="0">
      <w:startOverride w:val="1"/>
    </w:lvlOverride>
  </w:num>
  <w:num w:numId="42">
    <w:abstractNumId w:val="2"/>
    <w:lvlOverride w:ilvl="0">
      <w:startOverride w:val="1"/>
    </w:lvlOverride>
  </w:num>
  <w:num w:numId="43">
    <w:abstractNumId w:val="2"/>
    <w:lvlOverride w:ilvl="0">
      <w:startOverride w:val="1"/>
    </w:lvlOverride>
  </w:num>
  <w:num w:numId="44">
    <w:abstractNumId w:val="4"/>
  </w:num>
  <w:num w:numId="45">
    <w:abstractNumId w:val="10"/>
  </w:num>
  <w:num w:numId="46">
    <w:abstractNumId w:val="7"/>
  </w:num>
  <w:num w:numId="47">
    <w:abstractNumId w:val="9"/>
  </w:num>
  <w:num w:numId="48">
    <w:abstractNumId w:val="3"/>
  </w:num>
  <w:num w:numId="49">
    <w:abstractNumId w:val="5"/>
  </w:num>
  <w:num w:numId="50">
    <w:abstractNumId w:val="13"/>
  </w:num>
  <w:num w:numId="51">
    <w:abstractNumId w:val="14"/>
  </w:num>
  <w:numIdMacAtCleanup w:val="4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id Taylor">
    <w15:presenceInfo w15:providerId="None" w15:userId="David Taylor"/>
  </w15:person>
  <w15:person w15:author="Tristan Stark">
    <w15:presenceInfo w15:providerId="AD" w15:userId="S::tstark@discoveryparks.com.au::9ac4c982-b92c-4ae0-a08d-a52950b9e7b4"/>
  </w15:person>
  <w15:person w15:author="Ben Sefton">
    <w15:presenceInfo w15:providerId="AD" w15:userId="S::ben.sefton@dpie.nsw.gov.au::f50cb337-dd3b-4923-b548-dd610c348304"/>
  </w15:person>
  <w15:person w15:author="Tristan">
    <w15:presenceInfo w15:providerId="AD" w15:userId="S::tstark@discoveryparks.com.au::9ac4c982-b92c-4ae0-a08d-a52950b9e7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hyphenationZone w:val="425"/>
  <w:doNotHyphenateCaps/>
  <w:drawingGridHorizontalSpacing w:val="360"/>
  <w:drawingGridVerticalSpacing w:val="360"/>
  <w:displayHorizontalDrawingGridEvery w:val="0"/>
  <w:displayVerticalDrawingGridEvery w:val="0"/>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PubVPasteboard_" w:val="1"/>
  </w:docVars>
  <w:rsids>
    <w:rsidRoot w:val="00A93890"/>
    <w:rsid w:val="00001BA4"/>
    <w:rsid w:val="0001493B"/>
    <w:rsid w:val="00021BEB"/>
    <w:rsid w:val="000372EC"/>
    <w:rsid w:val="00037E98"/>
    <w:rsid w:val="00042524"/>
    <w:rsid w:val="00044C49"/>
    <w:rsid w:val="0004792A"/>
    <w:rsid w:val="00095342"/>
    <w:rsid w:val="000970FD"/>
    <w:rsid w:val="000A3EEA"/>
    <w:rsid w:val="000A5493"/>
    <w:rsid w:val="000A64E0"/>
    <w:rsid w:val="000A7D25"/>
    <w:rsid w:val="000B4428"/>
    <w:rsid w:val="000C3FED"/>
    <w:rsid w:val="000C50E8"/>
    <w:rsid w:val="000C64AB"/>
    <w:rsid w:val="000D259B"/>
    <w:rsid w:val="000D4B09"/>
    <w:rsid w:val="000E00AA"/>
    <w:rsid w:val="000E32D4"/>
    <w:rsid w:val="000F051F"/>
    <w:rsid w:val="001245D6"/>
    <w:rsid w:val="001271D4"/>
    <w:rsid w:val="00136DDB"/>
    <w:rsid w:val="00141D8C"/>
    <w:rsid w:val="00152CA2"/>
    <w:rsid w:val="00165E22"/>
    <w:rsid w:val="00191887"/>
    <w:rsid w:val="00197906"/>
    <w:rsid w:val="001A337C"/>
    <w:rsid w:val="001A437D"/>
    <w:rsid w:val="001B390B"/>
    <w:rsid w:val="001D08C2"/>
    <w:rsid w:val="001D4F5A"/>
    <w:rsid w:val="001E66C9"/>
    <w:rsid w:val="001F7A35"/>
    <w:rsid w:val="002104D0"/>
    <w:rsid w:val="00211B92"/>
    <w:rsid w:val="0022373E"/>
    <w:rsid w:val="002320A0"/>
    <w:rsid w:val="00261C32"/>
    <w:rsid w:val="002626C8"/>
    <w:rsid w:val="00281357"/>
    <w:rsid w:val="00291319"/>
    <w:rsid w:val="00291A2D"/>
    <w:rsid w:val="002A23E6"/>
    <w:rsid w:val="002B4528"/>
    <w:rsid w:val="002B4C83"/>
    <w:rsid w:val="002B585A"/>
    <w:rsid w:val="002B701F"/>
    <w:rsid w:val="002D38B1"/>
    <w:rsid w:val="002E1522"/>
    <w:rsid w:val="002E4086"/>
    <w:rsid w:val="002E4B15"/>
    <w:rsid w:val="002F02F2"/>
    <w:rsid w:val="002F1ED3"/>
    <w:rsid w:val="002F465D"/>
    <w:rsid w:val="002F68B4"/>
    <w:rsid w:val="002F68BA"/>
    <w:rsid w:val="00304F87"/>
    <w:rsid w:val="00317201"/>
    <w:rsid w:val="00324902"/>
    <w:rsid w:val="00324B8A"/>
    <w:rsid w:val="00327A13"/>
    <w:rsid w:val="0033247C"/>
    <w:rsid w:val="00343FA2"/>
    <w:rsid w:val="00357FE7"/>
    <w:rsid w:val="00367FB8"/>
    <w:rsid w:val="00380111"/>
    <w:rsid w:val="00393D20"/>
    <w:rsid w:val="003977A3"/>
    <w:rsid w:val="003A39F8"/>
    <w:rsid w:val="003C5825"/>
    <w:rsid w:val="003C683A"/>
    <w:rsid w:val="003E3DB8"/>
    <w:rsid w:val="003E4F45"/>
    <w:rsid w:val="0040288B"/>
    <w:rsid w:val="00423C3D"/>
    <w:rsid w:val="00424BB9"/>
    <w:rsid w:val="004302A4"/>
    <w:rsid w:val="00434BC4"/>
    <w:rsid w:val="00437051"/>
    <w:rsid w:val="00446876"/>
    <w:rsid w:val="0045241C"/>
    <w:rsid w:val="00460F80"/>
    <w:rsid w:val="0046651E"/>
    <w:rsid w:val="00475C89"/>
    <w:rsid w:val="00477FD4"/>
    <w:rsid w:val="0048401E"/>
    <w:rsid w:val="004A353B"/>
    <w:rsid w:val="004B0596"/>
    <w:rsid w:val="004C35FF"/>
    <w:rsid w:val="004C4B00"/>
    <w:rsid w:val="004C7BE9"/>
    <w:rsid w:val="004D0378"/>
    <w:rsid w:val="004F1C93"/>
    <w:rsid w:val="004F2BBD"/>
    <w:rsid w:val="004F7919"/>
    <w:rsid w:val="00506757"/>
    <w:rsid w:val="00513520"/>
    <w:rsid w:val="00527AAA"/>
    <w:rsid w:val="00532CD2"/>
    <w:rsid w:val="0053546C"/>
    <w:rsid w:val="00536216"/>
    <w:rsid w:val="00537EB9"/>
    <w:rsid w:val="00545573"/>
    <w:rsid w:val="0055778B"/>
    <w:rsid w:val="00565DF3"/>
    <w:rsid w:val="00567196"/>
    <w:rsid w:val="00576152"/>
    <w:rsid w:val="00591895"/>
    <w:rsid w:val="005B1FD4"/>
    <w:rsid w:val="005B6122"/>
    <w:rsid w:val="005E2DEF"/>
    <w:rsid w:val="005E5E84"/>
    <w:rsid w:val="005E66E6"/>
    <w:rsid w:val="005F08AF"/>
    <w:rsid w:val="005F62E5"/>
    <w:rsid w:val="0060020F"/>
    <w:rsid w:val="00610226"/>
    <w:rsid w:val="00613DC7"/>
    <w:rsid w:val="00616CFC"/>
    <w:rsid w:val="006345C3"/>
    <w:rsid w:val="006362F9"/>
    <w:rsid w:val="00644478"/>
    <w:rsid w:val="00645009"/>
    <w:rsid w:val="006453D1"/>
    <w:rsid w:val="006576C8"/>
    <w:rsid w:val="00664BAD"/>
    <w:rsid w:val="00676459"/>
    <w:rsid w:val="0068008B"/>
    <w:rsid w:val="00695344"/>
    <w:rsid w:val="006A1EFC"/>
    <w:rsid w:val="006B39A4"/>
    <w:rsid w:val="006D0C0B"/>
    <w:rsid w:val="006D1024"/>
    <w:rsid w:val="006E5A10"/>
    <w:rsid w:val="006F7080"/>
    <w:rsid w:val="007028F3"/>
    <w:rsid w:val="00710623"/>
    <w:rsid w:val="0071272E"/>
    <w:rsid w:val="00720B4B"/>
    <w:rsid w:val="00724D93"/>
    <w:rsid w:val="00735016"/>
    <w:rsid w:val="00745D08"/>
    <w:rsid w:val="00747FC9"/>
    <w:rsid w:val="00762223"/>
    <w:rsid w:val="00776633"/>
    <w:rsid w:val="007863B1"/>
    <w:rsid w:val="007A2CE6"/>
    <w:rsid w:val="007D0686"/>
    <w:rsid w:val="007D3D52"/>
    <w:rsid w:val="007E6AEE"/>
    <w:rsid w:val="007F0663"/>
    <w:rsid w:val="007F56CD"/>
    <w:rsid w:val="008178AE"/>
    <w:rsid w:val="00820D23"/>
    <w:rsid w:val="0082717C"/>
    <w:rsid w:val="00830780"/>
    <w:rsid w:val="00835E4C"/>
    <w:rsid w:val="00844E43"/>
    <w:rsid w:val="008511C1"/>
    <w:rsid w:val="008544B0"/>
    <w:rsid w:val="008678BA"/>
    <w:rsid w:val="00873C69"/>
    <w:rsid w:val="00894BED"/>
    <w:rsid w:val="008A173B"/>
    <w:rsid w:val="008B360E"/>
    <w:rsid w:val="008C4C0F"/>
    <w:rsid w:val="008D157F"/>
    <w:rsid w:val="008D37EE"/>
    <w:rsid w:val="008D5B56"/>
    <w:rsid w:val="008E361B"/>
    <w:rsid w:val="008E4F42"/>
    <w:rsid w:val="008F4A90"/>
    <w:rsid w:val="00904D0B"/>
    <w:rsid w:val="00906951"/>
    <w:rsid w:val="00911849"/>
    <w:rsid w:val="00911966"/>
    <w:rsid w:val="009252C0"/>
    <w:rsid w:val="00933525"/>
    <w:rsid w:val="009343EA"/>
    <w:rsid w:val="0094519E"/>
    <w:rsid w:val="00947238"/>
    <w:rsid w:val="00952939"/>
    <w:rsid w:val="00974AE7"/>
    <w:rsid w:val="009914F3"/>
    <w:rsid w:val="009B1518"/>
    <w:rsid w:val="009C146F"/>
    <w:rsid w:val="009C3FC3"/>
    <w:rsid w:val="009C5665"/>
    <w:rsid w:val="009D2DCF"/>
    <w:rsid w:val="009D7534"/>
    <w:rsid w:val="009E1D03"/>
    <w:rsid w:val="009E7089"/>
    <w:rsid w:val="00A15B79"/>
    <w:rsid w:val="00A23975"/>
    <w:rsid w:val="00A367FE"/>
    <w:rsid w:val="00A4735F"/>
    <w:rsid w:val="00A67AF7"/>
    <w:rsid w:val="00A75817"/>
    <w:rsid w:val="00A7581B"/>
    <w:rsid w:val="00A75ABE"/>
    <w:rsid w:val="00A8515F"/>
    <w:rsid w:val="00A93890"/>
    <w:rsid w:val="00A940CA"/>
    <w:rsid w:val="00AA21E9"/>
    <w:rsid w:val="00AA394E"/>
    <w:rsid w:val="00AB57D8"/>
    <w:rsid w:val="00AC2207"/>
    <w:rsid w:val="00AC60E4"/>
    <w:rsid w:val="00AC6F53"/>
    <w:rsid w:val="00AD10AE"/>
    <w:rsid w:val="00AE3E9A"/>
    <w:rsid w:val="00B0242F"/>
    <w:rsid w:val="00B025E0"/>
    <w:rsid w:val="00B077A8"/>
    <w:rsid w:val="00B14750"/>
    <w:rsid w:val="00B25076"/>
    <w:rsid w:val="00B33774"/>
    <w:rsid w:val="00B50BF8"/>
    <w:rsid w:val="00B62210"/>
    <w:rsid w:val="00B64271"/>
    <w:rsid w:val="00B748F5"/>
    <w:rsid w:val="00B91469"/>
    <w:rsid w:val="00B91B7B"/>
    <w:rsid w:val="00BA7696"/>
    <w:rsid w:val="00BF3E94"/>
    <w:rsid w:val="00C14C46"/>
    <w:rsid w:val="00C1666D"/>
    <w:rsid w:val="00C22E9C"/>
    <w:rsid w:val="00C25F98"/>
    <w:rsid w:val="00C2645E"/>
    <w:rsid w:val="00C2767B"/>
    <w:rsid w:val="00C32D5D"/>
    <w:rsid w:val="00C45330"/>
    <w:rsid w:val="00C670D0"/>
    <w:rsid w:val="00C70A58"/>
    <w:rsid w:val="00C76DFB"/>
    <w:rsid w:val="00C83C4E"/>
    <w:rsid w:val="00C906F6"/>
    <w:rsid w:val="00C92730"/>
    <w:rsid w:val="00CA2F3D"/>
    <w:rsid w:val="00CA526C"/>
    <w:rsid w:val="00CA5867"/>
    <w:rsid w:val="00CC10BA"/>
    <w:rsid w:val="00CD0243"/>
    <w:rsid w:val="00CD64C2"/>
    <w:rsid w:val="00CE6550"/>
    <w:rsid w:val="00CE73B5"/>
    <w:rsid w:val="00D008D7"/>
    <w:rsid w:val="00D1426D"/>
    <w:rsid w:val="00D30962"/>
    <w:rsid w:val="00D349A7"/>
    <w:rsid w:val="00D371AF"/>
    <w:rsid w:val="00D63173"/>
    <w:rsid w:val="00D64712"/>
    <w:rsid w:val="00D74E37"/>
    <w:rsid w:val="00D75B30"/>
    <w:rsid w:val="00DA4A01"/>
    <w:rsid w:val="00DA5A4D"/>
    <w:rsid w:val="00DB2DBB"/>
    <w:rsid w:val="00DC3144"/>
    <w:rsid w:val="00DC59E4"/>
    <w:rsid w:val="00DC7195"/>
    <w:rsid w:val="00DE3315"/>
    <w:rsid w:val="00DE721A"/>
    <w:rsid w:val="00DF022C"/>
    <w:rsid w:val="00DF06AC"/>
    <w:rsid w:val="00E0086D"/>
    <w:rsid w:val="00E27E37"/>
    <w:rsid w:val="00E315D0"/>
    <w:rsid w:val="00E349E0"/>
    <w:rsid w:val="00E4260E"/>
    <w:rsid w:val="00E738C3"/>
    <w:rsid w:val="00E76D1B"/>
    <w:rsid w:val="00E77526"/>
    <w:rsid w:val="00E86AF8"/>
    <w:rsid w:val="00E956A4"/>
    <w:rsid w:val="00E97FC7"/>
    <w:rsid w:val="00EA2B04"/>
    <w:rsid w:val="00ED56CF"/>
    <w:rsid w:val="00EE0D67"/>
    <w:rsid w:val="00EE377D"/>
    <w:rsid w:val="00F064CB"/>
    <w:rsid w:val="00F1383C"/>
    <w:rsid w:val="00F17418"/>
    <w:rsid w:val="00F17A73"/>
    <w:rsid w:val="00F30464"/>
    <w:rsid w:val="00F34F6B"/>
    <w:rsid w:val="00F841AD"/>
    <w:rsid w:val="00F868F1"/>
    <w:rsid w:val="00FA4E60"/>
    <w:rsid w:val="00FB31F7"/>
    <w:rsid w:val="00FC2485"/>
    <w:rsid w:val="00FF2C52"/>
    <w:rsid w:val="00FF492A"/>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86D4DEB"/>
  <w15:docId w15:val="{021696C3-3134-4F59-B5F8-C520205BF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MS Mincho" w:hAnsi="Calibri" w:cs="Times New Roman"/>
        <w:sz w:val="22"/>
        <w:lang w:val="en-US" w:eastAsia="en-US" w:bidi="ar-SA"/>
      </w:rPr>
    </w:rPrDefault>
    <w:pPrDefault>
      <w:pPr>
        <w:spacing w:after="220"/>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10AE"/>
    <w:pPr>
      <w:spacing w:line="276" w:lineRule="auto"/>
    </w:pPr>
  </w:style>
  <w:style w:type="paragraph" w:styleId="Heading1">
    <w:name w:val="heading 1"/>
    <w:basedOn w:val="Normal"/>
    <w:next w:val="Normal"/>
    <w:link w:val="Heading1Char"/>
    <w:qFormat/>
    <w:rsid w:val="00CE73B5"/>
    <w:pPr>
      <w:keepNext/>
      <w:keepLines/>
      <w:pageBreakBefore/>
      <w:numPr>
        <w:numId w:val="6"/>
      </w:numPr>
      <w:spacing w:after="320" w:line="240" w:lineRule="auto"/>
      <w:ind w:left="431" w:hanging="431"/>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unhideWhenUsed/>
    <w:qFormat/>
    <w:rsid w:val="00AB57D8"/>
    <w:pPr>
      <w:keepNext/>
      <w:keepLines/>
      <w:numPr>
        <w:ilvl w:val="1"/>
        <w:numId w:val="6"/>
      </w:numPr>
      <w:spacing w:after="260" w:line="240" w:lineRule="auto"/>
      <w:ind w:left="578" w:hanging="578"/>
      <w:outlineLvl w:val="1"/>
    </w:pPr>
    <w:rPr>
      <w:rFonts w:eastAsiaTheme="majorEastAsia" w:cstheme="majorBidi"/>
      <w:b/>
      <w:bCs/>
      <w:color w:val="000000" w:themeColor="text1"/>
      <w:sz w:val="26"/>
      <w:szCs w:val="26"/>
    </w:rPr>
  </w:style>
  <w:style w:type="paragraph" w:styleId="Heading3">
    <w:name w:val="heading 3"/>
    <w:basedOn w:val="Normal"/>
    <w:next w:val="Normal"/>
    <w:link w:val="Heading3Char"/>
    <w:uiPriority w:val="9"/>
    <w:unhideWhenUsed/>
    <w:qFormat/>
    <w:rsid w:val="00AB57D8"/>
    <w:pPr>
      <w:keepNext/>
      <w:keepLines/>
      <w:numPr>
        <w:ilvl w:val="2"/>
        <w:numId w:val="6"/>
      </w:numPr>
      <w:spacing w:line="240" w:lineRule="auto"/>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AB57D8"/>
    <w:pPr>
      <w:keepNext/>
      <w:keepLines/>
      <w:numPr>
        <w:ilvl w:val="3"/>
        <w:numId w:val="6"/>
      </w:numPr>
      <w:spacing w:line="240" w:lineRule="auto"/>
      <w:ind w:left="862" w:hanging="862"/>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9"/>
    <w:qFormat/>
    <w:rsid w:val="00B44D03"/>
    <w:pPr>
      <w:keepNext/>
      <w:keepLines/>
      <w:numPr>
        <w:ilvl w:val="4"/>
        <w:numId w:val="6"/>
      </w:numPr>
      <w:spacing w:before="200"/>
      <w:outlineLvl w:val="4"/>
    </w:pPr>
    <w:rPr>
      <w:rFonts w:eastAsia="MS Gothic"/>
      <w:color w:val="244061"/>
    </w:rPr>
  </w:style>
  <w:style w:type="paragraph" w:styleId="Heading6">
    <w:name w:val="heading 6"/>
    <w:basedOn w:val="Normal"/>
    <w:next w:val="Normal"/>
    <w:link w:val="Heading6Char"/>
    <w:uiPriority w:val="99"/>
    <w:qFormat/>
    <w:rsid w:val="00B44D03"/>
    <w:pPr>
      <w:keepNext/>
      <w:keepLines/>
      <w:numPr>
        <w:ilvl w:val="5"/>
        <w:numId w:val="6"/>
      </w:numPr>
      <w:spacing w:before="200"/>
      <w:outlineLvl w:val="5"/>
    </w:pPr>
    <w:rPr>
      <w:rFonts w:eastAsia="MS Gothic"/>
      <w:i/>
      <w:iCs/>
      <w:color w:val="244061"/>
    </w:rPr>
  </w:style>
  <w:style w:type="paragraph" w:styleId="Heading7">
    <w:name w:val="heading 7"/>
    <w:basedOn w:val="Normal"/>
    <w:next w:val="Normal"/>
    <w:link w:val="Heading7Char"/>
    <w:uiPriority w:val="99"/>
    <w:qFormat/>
    <w:rsid w:val="00B44D03"/>
    <w:pPr>
      <w:keepNext/>
      <w:keepLines/>
      <w:numPr>
        <w:ilvl w:val="6"/>
        <w:numId w:val="6"/>
      </w:numPr>
      <w:spacing w:before="200"/>
      <w:outlineLvl w:val="6"/>
    </w:pPr>
    <w:rPr>
      <w:rFonts w:eastAsia="MS Gothic"/>
      <w:b/>
      <w:iCs/>
      <w:color w:val="404040"/>
    </w:rPr>
  </w:style>
  <w:style w:type="paragraph" w:styleId="Heading8">
    <w:name w:val="heading 8"/>
    <w:basedOn w:val="Normal"/>
    <w:next w:val="Normal"/>
    <w:link w:val="Heading8Char"/>
    <w:uiPriority w:val="99"/>
    <w:qFormat/>
    <w:rsid w:val="00B44D03"/>
    <w:pPr>
      <w:keepNext/>
      <w:keepLines/>
      <w:numPr>
        <w:ilvl w:val="7"/>
        <w:numId w:val="6"/>
      </w:numPr>
      <w:spacing w:before="200"/>
      <w:outlineLvl w:val="7"/>
    </w:pPr>
    <w:rPr>
      <w:rFonts w:eastAsia="MS Gothic"/>
      <w:color w:val="363636"/>
      <w:sz w:val="20"/>
    </w:rPr>
  </w:style>
  <w:style w:type="paragraph" w:styleId="Heading9">
    <w:name w:val="heading 9"/>
    <w:basedOn w:val="Normal"/>
    <w:next w:val="Normal"/>
    <w:link w:val="Heading9Char"/>
    <w:uiPriority w:val="99"/>
    <w:qFormat/>
    <w:rsid w:val="00B44D03"/>
    <w:pPr>
      <w:keepNext/>
      <w:keepLines/>
      <w:numPr>
        <w:ilvl w:val="8"/>
        <w:numId w:val="6"/>
      </w:numPr>
      <w:spacing w:before="200"/>
      <w:outlineLvl w:val="8"/>
    </w:pPr>
    <w:rPr>
      <w:rFonts w:eastAsia="MS Gothic"/>
      <w:i/>
      <w:iCs/>
      <w:color w:val="363636"/>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E73B5"/>
    <w:rPr>
      <w:rFonts w:eastAsiaTheme="majorEastAsia" w:cstheme="majorBidi"/>
      <w:b/>
      <w:bCs/>
      <w:color w:val="000000" w:themeColor="text1"/>
      <w:sz w:val="32"/>
      <w:szCs w:val="28"/>
    </w:rPr>
  </w:style>
  <w:style w:type="character" w:customStyle="1" w:styleId="Heading2Char">
    <w:name w:val="Heading 2 Char"/>
    <w:basedOn w:val="DefaultParagraphFont"/>
    <w:link w:val="Heading2"/>
    <w:rsid w:val="00AB57D8"/>
    <w:rPr>
      <w:rFonts w:eastAsiaTheme="majorEastAsia" w:cstheme="majorBidi"/>
      <w:b/>
      <w:bCs/>
      <w:color w:val="000000" w:themeColor="text1"/>
      <w:sz w:val="26"/>
      <w:szCs w:val="26"/>
    </w:rPr>
  </w:style>
  <w:style w:type="character" w:customStyle="1" w:styleId="Heading3Char">
    <w:name w:val="Heading 3 Char"/>
    <w:basedOn w:val="DefaultParagraphFont"/>
    <w:link w:val="Heading3"/>
    <w:uiPriority w:val="9"/>
    <w:rsid w:val="00AB57D8"/>
    <w:rPr>
      <w:rFonts w:eastAsiaTheme="majorEastAsia" w:cstheme="majorBidi"/>
      <w:b/>
      <w:bCs/>
      <w:color w:val="000000" w:themeColor="text1"/>
    </w:rPr>
  </w:style>
  <w:style w:type="character" w:customStyle="1" w:styleId="Heading4Char">
    <w:name w:val="Heading 4 Char"/>
    <w:basedOn w:val="DefaultParagraphFont"/>
    <w:link w:val="Heading4"/>
    <w:uiPriority w:val="9"/>
    <w:rsid w:val="00AB57D8"/>
    <w:rPr>
      <w:rFonts w:eastAsiaTheme="majorEastAsia" w:cstheme="majorBidi"/>
      <w:b/>
      <w:bCs/>
      <w:i/>
      <w:iCs/>
      <w:color w:val="000000" w:themeColor="text1"/>
    </w:rPr>
  </w:style>
  <w:style w:type="character" w:customStyle="1" w:styleId="Heading5Char">
    <w:name w:val="Heading 5 Char"/>
    <w:basedOn w:val="DefaultParagraphFont"/>
    <w:link w:val="Heading5"/>
    <w:uiPriority w:val="99"/>
    <w:rsid w:val="00B44D03"/>
    <w:rPr>
      <w:rFonts w:eastAsia="MS Gothic"/>
      <w:color w:val="244061"/>
    </w:rPr>
  </w:style>
  <w:style w:type="character" w:customStyle="1" w:styleId="Heading6Char">
    <w:name w:val="Heading 6 Char"/>
    <w:basedOn w:val="DefaultParagraphFont"/>
    <w:link w:val="Heading6"/>
    <w:uiPriority w:val="99"/>
    <w:rsid w:val="00B44D03"/>
    <w:rPr>
      <w:rFonts w:eastAsia="MS Gothic"/>
      <w:i/>
      <w:iCs/>
      <w:color w:val="244061"/>
    </w:rPr>
  </w:style>
  <w:style w:type="character" w:customStyle="1" w:styleId="Heading7Char">
    <w:name w:val="Heading 7 Char"/>
    <w:basedOn w:val="DefaultParagraphFont"/>
    <w:link w:val="Heading7"/>
    <w:uiPriority w:val="99"/>
    <w:rsid w:val="00B44D03"/>
    <w:rPr>
      <w:rFonts w:eastAsia="MS Gothic"/>
      <w:b/>
      <w:iCs/>
      <w:color w:val="404040"/>
    </w:rPr>
  </w:style>
  <w:style w:type="character" w:customStyle="1" w:styleId="Heading8Char">
    <w:name w:val="Heading 8 Char"/>
    <w:basedOn w:val="DefaultParagraphFont"/>
    <w:link w:val="Heading8"/>
    <w:uiPriority w:val="99"/>
    <w:rsid w:val="00B44D03"/>
    <w:rPr>
      <w:rFonts w:eastAsia="MS Gothic"/>
      <w:color w:val="363636"/>
      <w:sz w:val="20"/>
    </w:rPr>
  </w:style>
  <w:style w:type="character" w:customStyle="1" w:styleId="Heading9Char">
    <w:name w:val="Heading 9 Char"/>
    <w:basedOn w:val="DefaultParagraphFont"/>
    <w:link w:val="Heading9"/>
    <w:uiPriority w:val="99"/>
    <w:rsid w:val="00B44D03"/>
    <w:rPr>
      <w:rFonts w:eastAsia="MS Gothic"/>
      <w:i/>
      <w:iCs/>
      <w:color w:val="363636"/>
      <w:sz w:val="20"/>
    </w:rPr>
  </w:style>
  <w:style w:type="paragraph" w:styleId="List">
    <w:name w:val="List"/>
    <w:basedOn w:val="Normal"/>
    <w:uiPriority w:val="99"/>
    <w:unhideWhenUsed/>
    <w:rsid w:val="00E349E0"/>
    <w:pPr>
      <w:numPr>
        <w:numId w:val="8"/>
      </w:numPr>
      <w:ind w:left="714" w:hanging="357"/>
      <w:contextualSpacing/>
    </w:pPr>
  </w:style>
  <w:style w:type="paragraph" w:styleId="BodyText">
    <w:name w:val="Body Text"/>
    <w:basedOn w:val="Normal"/>
    <w:link w:val="BodyTextChar"/>
    <w:uiPriority w:val="99"/>
    <w:unhideWhenUsed/>
    <w:rsid w:val="004877F7"/>
    <w:pPr>
      <w:spacing w:after="120"/>
    </w:pPr>
  </w:style>
  <w:style w:type="character" w:customStyle="1" w:styleId="BodyTextChar">
    <w:name w:val="Body Text Char"/>
    <w:basedOn w:val="DefaultParagraphFont"/>
    <w:link w:val="BodyText"/>
    <w:uiPriority w:val="99"/>
    <w:rsid w:val="004877F7"/>
    <w:rPr>
      <w:rFonts w:asciiTheme="minorHAnsi" w:eastAsiaTheme="minorHAnsi" w:hAnsiTheme="minorHAnsi" w:cstheme="minorBidi"/>
      <w:sz w:val="22"/>
      <w:szCs w:val="22"/>
    </w:rPr>
  </w:style>
  <w:style w:type="paragraph" w:styleId="BalloonText">
    <w:name w:val="Balloon Text"/>
    <w:basedOn w:val="Normal"/>
    <w:link w:val="BalloonTextChar"/>
    <w:uiPriority w:val="99"/>
    <w:semiHidden/>
    <w:rsid w:val="00B44D03"/>
    <w:rPr>
      <w:rFonts w:cs="Lucida Grande"/>
      <w:sz w:val="18"/>
      <w:szCs w:val="18"/>
    </w:rPr>
  </w:style>
  <w:style w:type="character" w:customStyle="1" w:styleId="BalloonTextChar">
    <w:name w:val="Balloon Text Char"/>
    <w:basedOn w:val="DefaultParagraphFont"/>
    <w:link w:val="BalloonText"/>
    <w:uiPriority w:val="99"/>
    <w:semiHidden/>
    <w:rsid w:val="00B44D03"/>
    <w:rPr>
      <w:rFonts w:asciiTheme="minorHAnsi" w:eastAsiaTheme="minorHAnsi" w:hAnsiTheme="minorHAnsi" w:cs="Lucida Grande"/>
      <w:sz w:val="18"/>
      <w:szCs w:val="18"/>
    </w:rPr>
  </w:style>
  <w:style w:type="paragraph" w:styleId="DocumentMap">
    <w:name w:val="Document Map"/>
    <w:basedOn w:val="Normal"/>
    <w:link w:val="DocumentMapChar"/>
    <w:uiPriority w:val="99"/>
    <w:semiHidden/>
    <w:rsid w:val="00B44D03"/>
    <w:rPr>
      <w:rFonts w:cs="Lucida Grande"/>
    </w:rPr>
  </w:style>
  <w:style w:type="character" w:customStyle="1" w:styleId="DocumentMapChar">
    <w:name w:val="Document Map Char"/>
    <w:basedOn w:val="DefaultParagraphFont"/>
    <w:link w:val="DocumentMap"/>
    <w:uiPriority w:val="99"/>
    <w:semiHidden/>
    <w:rsid w:val="00B44D03"/>
    <w:rPr>
      <w:rFonts w:asciiTheme="minorHAnsi" w:eastAsiaTheme="minorHAnsi" w:hAnsiTheme="minorHAnsi" w:cs="Lucida Grande"/>
      <w:sz w:val="22"/>
      <w:szCs w:val="22"/>
    </w:rPr>
  </w:style>
  <w:style w:type="paragraph" w:styleId="Revision">
    <w:name w:val="Revision"/>
    <w:hidden/>
    <w:uiPriority w:val="99"/>
    <w:semiHidden/>
    <w:rsid w:val="006C3109"/>
    <w:rPr>
      <w:rFonts w:ascii="Helvetica Neue" w:hAnsi="Helvetica Neue"/>
      <w:sz w:val="24"/>
      <w:szCs w:val="24"/>
    </w:rPr>
  </w:style>
  <w:style w:type="character" w:styleId="Hyperlink">
    <w:name w:val="Hyperlink"/>
    <w:basedOn w:val="DefaultParagraphFont"/>
    <w:uiPriority w:val="99"/>
    <w:rsid w:val="00B44D03"/>
    <w:rPr>
      <w:rFonts w:cs="Times New Roman"/>
      <w:color w:val="0000FF"/>
      <w:u w:val="single"/>
    </w:rPr>
  </w:style>
  <w:style w:type="table" w:styleId="TableGrid">
    <w:name w:val="Table Grid"/>
    <w:basedOn w:val="TableNormal"/>
    <w:rsid w:val="00B44D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877F7"/>
    <w:pPr>
      <w:spacing w:line="240" w:lineRule="auto"/>
    </w:pPr>
    <w:rPr>
      <w:b/>
      <w:bCs/>
      <w:color w:val="4F81BD" w:themeColor="accent1"/>
      <w:sz w:val="18"/>
      <w:szCs w:val="18"/>
    </w:rPr>
  </w:style>
  <w:style w:type="paragraph" w:customStyle="1" w:styleId="Heading">
    <w:name w:val="Heading"/>
    <w:basedOn w:val="Normal"/>
    <w:qFormat/>
    <w:rsid w:val="00B748F5"/>
    <w:rPr>
      <w:b/>
      <w:sz w:val="32"/>
    </w:rPr>
  </w:style>
  <w:style w:type="paragraph" w:styleId="TOC1">
    <w:name w:val="toc 1"/>
    <w:basedOn w:val="Normal"/>
    <w:next w:val="Normal"/>
    <w:autoRedefine/>
    <w:uiPriority w:val="39"/>
    <w:unhideWhenUsed/>
    <w:rsid w:val="00FB36FD"/>
    <w:pPr>
      <w:spacing w:before="360" w:after="0"/>
    </w:pPr>
    <w:rPr>
      <w:rFonts w:asciiTheme="majorHAnsi" w:hAnsiTheme="majorHAnsi"/>
      <w:b/>
      <w:bCs/>
      <w:caps/>
      <w:sz w:val="24"/>
      <w:szCs w:val="24"/>
    </w:rPr>
  </w:style>
  <w:style w:type="paragraph" w:styleId="TOC2">
    <w:name w:val="toc 2"/>
    <w:basedOn w:val="Normal"/>
    <w:next w:val="Normal"/>
    <w:autoRedefine/>
    <w:uiPriority w:val="39"/>
    <w:unhideWhenUsed/>
    <w:rsid w:val="00FB36FD"/>
    <w:pPr>
      <w:spacing w:before="240" w:after="0"/>
    </w:pPr>
    <w:rPr>
      <w:rFonts w:asciiTheme="minorHAnsi" w:hAnsiTheme="minorHAnsi"/>
      <w:b/>
      <w:bCs/>
      <w:sz w:val="20"/>
    </w:rPr>
  </w:style>
  <w:style w:type="paragraph" w:styleId="TOC3">
    <w:name w:val="toc 3"/>
    <w:basedOn w:val="Normal"/>
    <w:next w:val="Normal"/>
    <w:autoRedefine/>
    <w:uiPriority w:val="39"/>
    <w:unhideWhenUsed/>
    <w:rsid w:val="00FB36FD"/>
    <w:pPr>
      <w:spacing w:after="0"/>
      <w:ind w:left="220"/>
    </w:pPr>
    <w:rPr>
      <w:rFonts w:asciiTheme="minorHAnsi" w:hAnsiTheme="minorHAnsi"/>
      <w:sz w:val="20"/>
    </w:rPr>
  </w:style>
  <w:style w:type="paragraph" w:styleId="TOC4">
    <w:name w:val="toc 4"/>
    <w:basedOn w:val="Normal"/>
    <w:next w:val="Normal"/>
    <w:autoRedefine/>
    <w:uiPriority w:val="99"/>
    <w:semiHidden/>
    <w:rsid w:val="00B44D03"/>
    <w:pPr>
      <w:spacing w:after="0"/>
      <w:ind w:left="440"/>
    </w:pPr>
    <w:rPr>
      <w:rFonts w:asciiTheme="minorHAnsi" w:hAnsiTheme="minorHAnsi"/>
      <w:sz w:val="20"/>
    </w:rPr>
  </w:style>
  <w:style w:type="paragraph" w:styleId="TOC5">
    <w:name w:val="toc 5"/>
    <w:basedOn w:val="Normal"/>
    <w:next w:val="Normal"/>
    <w:autoRedefine/>
    <w:uiPriority w:val="99"/>
    <w:semiHidden/>
    <w:rsid w:val="00B44D03"/>
    <w:pPr>
      <w:spacing w:after="0"/>
      <w:ind w:left="660"/>
    </w:pPr>
    <w:rPr>
      <w:rFonts w:asciiTheme="minorHAnsi" w:hAnsiTheme="minorHAnsi"/>
      <w:sz w:val="20"/>
    </w:rPr>
  </w:style>
  <w:style w:type="paragraph" w:styleId="TOC6">
    <w:name w:val="toc 6"/>
    <w:basedOn w:val="Normal"/>
    <w:next w:val="Normal"/>
    <w:autoRedefine/>
    <w:uiPriority w:val="99"/>
    <w:semiHidden/>
    <w:rsid w:val="00B44D03"/>
    <w:pPr>
      <w:spacing w:after="0"/>
      <w:ind w:left="880"/>
    </w:pPr>
    <w:rPr>
      <w:rFonts w:asciiTheme="minorHAnsi" w:hAnsiTheme="minorHAnsi"/>
      <w:sz w:val="20"/>
    </w:rPr>
  </w:style>
  <w:style w:type="paragraph" w:styleId="TOC7">
    <w:name w:val="toc 7"/>
    <w:basedOn w:val="Normal"/>
    <w:next w:val="Normal"/>
    <w:uiPriority w:val="99"/>
    <w:semiHidden/>
    <w:rsid w:val="00B44D03"/>
    <w:pPr>
      <w:spacing w:after="0"/>
      <w:ind w:left="1100"/>
    </w:pPr>
    <w:rPr>
      <w:rFonts w:asciiTheme="minorHAnsi" w:hAnsiTheme="minorHAnsi"/>
      <w:sz w:val="20"/>
    </w:rPr>
  </w:style>
  <w:style w:type="paragraph" w:styleId="TOC8">
    <w:name w:val="toc 8"/>
    <w:basedOn w:val="Normal"/>
    <w:next w:val="Normal"/>
    <w:autoRedefine/>
    <w:uiPriority w:val="99"/>
    <w:semiHidden/>
    <w:rsid w:val="00B44D03"/>
    <w:pPr>
      <w:spacing w:after="0"/>
      <w:ind w:left="1320"/>
    </w:pPr>
    <w:rPr>
      <w:rFonts w:asciiTheme="minorHAnsi" w:hAnsiTheme="minorHAnsi"/>
      <w:sz w:val="20"/>
    </w:rPr>
  </w:style>
  <w:style w:type="paragraph" w:styleId="TOC9">
    <w:name w:val="toc 9"/>
    <w:basedOn w:val="Normal"/>
    <w:next w:val="Normal"/>
    <w:autoRedefine/>
    <w:uiPriority w:val="99"/>
    <w:semiHidden/>
    <w:rsid w:val="00B44D03"/>
    <w:pPr>
      <w:spacing w:after="0"/>
      <w:ind w:left="1540"/>
    </w:pPr>
    <w:rPr>
      <w:rFonts w:asciiTheme="minorHAnsi" w:hAnsiTheme="minorHAnsi"/>
      <w:sz w:val="20"/>
    </w:rPr>
  </w:style>
  <w:style w:type="paragraph" w:styleId="Header">
    <w:name w:val="header"/>
    <w:basedOn w:val="Normal"/>
    <w:link w:val="HeaderChar"/>
    <w:uiPriority w:val="99"/>
    <w:unhideWhenUsed/>
    <w:rsid w:val="00DF635A"/>
    <w:pPr>
      <w:pBdr>
        <w:bottom w:val="single" w:sz="4" w:space="1" w:color="4F81BD" w:themeColor="accent1"/>
      </w:pBdr>
      <w:tabs>
        <w:tab w:val="center" w:pos="4680"/>
        <w:tab w:val="right" w:pos="8640"/>
      </w:tabs>
      <w:spacing w:after="0" w:line="240" w:lineRule="auto"/>
      <w:jc w:val="right"/>
    </w:pPr>
    <w:rPr>
      <w:color w:val="365F91" w:themeColor="accent1" w:themeShade="BF"/>
      <w:sz w:val="20"/>
    </w:rPr>
  </w:style>
  <w:style w:type="character" w:customStyle="1" w:styleId="HeaderChar">
    <w:name w:val="Header Char"/>
    <w:basedOn w:val="DefaultParagraphFont"/>
    <w:link w:val="Header"/>
    <w:uiPriority w:val="99"/>
    <w:rsid w:val="00DF635A"/>
    <w:rPr>
      <w:rFonts w:asciiTheme="majorHAnsi" w:eastAsiaTheme="minorHAnsi" w:hAnsiTheme="majorHAnsi" w:cstheme="minorBidi"/>
      <w:color w:val="365F91" w:themeColor="accent1" w:themeShade="BF"/>
      <w:szCs w:val="22"/>
    </w:rPr>
  </w:style>
  <w:style w:type="character" w:styleId="PageNumber">
    <w:name w:val="page number"/>
    <w:basedOn w:val="DefaultParagraphFont"/>
    <w:uiPriority w:val="99"/>
    <w:semiHidden/>
    <w:rsid w:val="00B44D03"/>
    <w:rPr>
      <w:rFonts w:cs="Times New Roman"/>
    </w:rPr>
  </w:style>
  <w:style w:type="character" w:customStyle="1" w:styleId="Emphasis1">
    <w:name w:val="Emphasis1"/>
    <w:uiPriority w:val="99"/>
    <w:rsid w:val="00B44D03"/>
    <w:rPr>
      <w:rFonts w:ascii="Helvetica Neue" w:eastAsia="ヒラギノ角ゴ Pro W3" w:hAnsi="Helvetica Neue"/>
      <w:b/>
    </w:rPr>
  </w:style>
  <w:style w:type="character" w:customStyle="1" w:styleId="Allcaps">
    <w:name w:val="All caps"/>
    <w:uiPriority w:val="99"/>
    <w:rsid w:val="00B44D03"/>
    <w:rPr>
      <w:caps/>
    </w:rPr>
  </w:style>
  <w:style w:type="paragraph" w:styleId="Subtitle">
    <w:name w:val="Subtitle"/>
    <w:basedOn w:val="Normal"/>
    <w:next w:val="Normal"/>
    <w:link w:val="SubtitleChar"/>
    <w:uiPriority w:val="11"/>
    <w:qFormat/>
    <w:rsid w:val="004877F7"/>
    <w:pPr>
      <w:numPr>
        <w:ilvl w:val="1"/>
      </w:numPr>
      <w:jc w:val="right"/>
    </w:pPr>
    <w:rPr>
      <w:rFonts w:eastAsiaTheme="majorEastAsia" w:cstheme="majorBidi"/>
      <w:i/>
      <w:iCs/>
      <w:color w:val="365F91" w:themeColor="accent1" w:themeShade="BF"/>
      <w:spacing w:val="15"/>
      <w:sz w:val="24"/>
      <w:szCs w:val="24"/>
    </w:rPr>
  </w:style>
  <w:style w:type="character" w:customStyle="1" w:styleId="SubtitleChar">
    <w:name w:val="Subtitle Char"/>
    <w:basedOn w:val="DefaultParagraphFont"/>
    <w:link w:val="Subtitle"/>
    <w:uiPriority w:val="11"/>
    <w:rsid w:val="004877F7"/>
    <w:rPr>
      <w:rFonts w:asciiTheme="majorHAnsi" w:eastAsiaTheme="majorEastAsia" w:hAnsiTheme="majorHAnsi" w:cstheme="majorBidi"/>
      <w:i/>
      <w:iCs/>
      <w:color w:val="365F91" w:themeColor="accent1" w:themeShade="BF"/>
      <w:spacing w:val="15"/>
      <w:sz w:val="24"/>
      <w:szCs w:val="24"/>
    </w:rPr>
  </w:style>
  <w:style w:type="character" w:styleId="FollowedHyperlink">
    <w:name w:val="FollowedHyperlink"/>
    <w:basedOn w:val="DefaultParagraphFont"/>
    <w:uiPriority w:val="99"/>
    <w:semiHidden/>
    <w:rsid w:val="00B44D03"/>
    <w:rPr>
      <w:rFonts w:cs="Times New Roman"/>
      <w:color w:val="800080"/>
      <w:u w:val="single"/>
    </w:rPr>
  </w:style>
  <w:style w:type="paragraph" w:customStyle="1" w:styleId="TemplateInstructions-DeleteBeforePublishing">
    <w:name w:val="Template Instructions - Delete Before Publishing"/>
    <w:basedOn w:val="Normal"/>
    <w:autoRedefine/>
    <w:qFormat/>
    <w:rsid w:val="00C70A58"/>
    <w:rPr>
      <w:i/>
    </w:rPr>
  </w:style>
  <w:style w:type="paragraph" w:customStyle="1" w:styleId="NumberingList">
    <w:name w:val="Numbering List"/>
    <w:basedOn w:val="Normal"/>
    <w:qFormat/>
    <w:rsid w:val="00D75B30"/>
    <w:pPr>
      <w:numPr>
        <w:numId w:val="1"/>
      </w:numPr>
      <w:ind w:left="714" w:hanging="357"/>
      <w:contextualSpacing/>
    </w:pPr>
  </w:style>
  <w:style w:type="table" w:styleId="LightShading">
    <w:name w:val="Light Shading"/>
    <w:basedOn w:val="TableNormal"/>
    <w:uiPriority w:val="60"/>
    <w:rsid w:val="00B44D0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97716"/>
    <w:rPr>
      <w:sz w:val="16"/>
      <w:szCs w:val="16"/>
    </w:rPr>
  </w:style>
  <w:style w:type="paragraph" w:styleId="CommentText">
    <w:name w:val="annotation text"/>
    <w:basedOn w:val="Normal"/>
    <w:link w:val="CommentTextChar"/>
    <w:semiHidden/>
    <w:unhideWhenUsed/>
    <w:rsid w:val="00697716"/>
    <w:pPr>
      <w:spacing w:line="240" w:lineRule="auto"/>
    </w:pPr>
    <w:rPr>
      <w:sz w:val="20"/>
    </w:rPr>
  </w:style>
  <w:style w:type="character" w:customStyle="1" w:styleId="CommentTextChar">
    <w:name w:val="Comment Text Char"/>
    <w:basedOn w:val="DefaultParagraphFont"/>
    <w:link w:val="CommentText"/>
    <w:semiHidden/>
    <w:rsid w:val="00697716"/>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697716"/>
    <w:rPr>
      <w:b/>
      <w:bCs/>
    </w:rPr>
  </w:style>
  <w:style w:type="character" w:customStyle="1" w:styleId="CommentSubjectChar">
    <w:name w:val="Comment Subject Char"/>
    <w:basedOn w:val="CommentTextChar"/>
    <w:link w:val="CommentSubject"/>
    <w:uiPriority w:val="99"/>
    <w:semiHidden/>
    <w:rsid w:val="00697716"/>
    <w:rPr>
      <w:rFonts w:asciiTheme="minorHAnsi" w:eastAsiaTheme="minorHAnsi" w:hAnsiTheme="minorHAnsi" w:cstheme="minorBidi"/>
      <w:b/>
      <w:bCs/>
    </w:rPr>
  </w:style>
  <w:style w:type="paragraph" w:styleId="BodyTextIndent">
    <w:name w:val="Body Text Indent"/>
    <w:basedOn w:val="Normal"/>
    <w:link w:val="BodyTextIndentChar"/>
    <w:uiPriority w:val="99"/>
    <w:unhideWhenUsed/>
    <w:rsid w:val="004877F7"/>
    <w:pPr>
      <w:spacing w:after="120"/>
      <w:ind w:left="360"/>
    </w:pPr>
  </w:style>
  <w:style w:type="character" w:customStyle="1" w:styleId="BodyTextIndentChar">
    <w:name w:val="Body Text Indent Char"/>
    <w:basedOn w:val="DefaultParagraphFont"/>
    <w:link w:val="BodyTextIndent"/>
    <w:uiPriority w:val="99"/>
    <w:rsid w:val="004877F7"/>
    <w:rPr>
      <w:rFonts w:asciiTheme="minorHAnsi" w:eastAsiaTheme="minorHAnsi" w:hAnsiTheme="minorHAnsi" w:cstheme="minorBidi"/>
      <w:sz w:val="22"/>
      <w:szCs w:val="22"/>
    </w:rPr>
  </w:style>
  <w:style w:type="paragraph" w:styleId="List3">
    <w:name w:val="List 3"/>
    <w:basedOn w:val="Normal"/>
    <w:uiPriority w:val="99"/>
    <w:unhideWhenUsed/>
    <w:rsid w:val="004877F7"/>
    <w:pPr>
      <w:ind w:left="1080" w:hanging="360"/>
      <w:contextualSpacing/>
    </w:pPr>
  </w:style>
  <w:style w:type="paragraph" w:styleId="ListBullet">
    <w:name w:val="List Bullet"/>
    <w:basedOn w:val="Normal"/>
    <w:uiPriority w:val="99"/>
    <w:unhideWhenUsed/>
    <w:rsid w:val="00C70A58"/>
    <w:pPr>
      <w:numPr>
        <w:numId w:val="7"/>
      </w:numPr>
      <w:ind w:left="714" w:hanging="357"/>
      <w:contextualSpacing/>
    </w:pPr>
  </w:style>
  <w:style w:type="paragraph" w:styleId="ListBullet2">
    <w:name w:val="List Bullet 2"/>
    <w:basedOn w:val="Normal"/>
    <w:uiPriority w:val="99"/>
    <w:unhideWhenUsed/>
    <w:rsid w:val="004877F7"/>
    <w:pPr>
      <w:numPr>
        <w:numId w:val="3"/>
      </w:numPr>
      <w:contextualSpacing/>
    </w:pPr>
  </w:style>
  <w:style w:type="paragraph" w:styleId="ListNumber">
    <w:name w:val="List Number"/>
    <w:basedOn w:val="Normal"/>
    <w:uiPriority w:val="99"/>
    <w:unhideWhenUsed/>
    <w:rsid w:val="00E738C3"/>
    <w:pPr>
      <w:numPr>
        <w:numId w:val="4"/>
      </w:numPr>
      <w:contextualSpacing/>
    </w:pPr>
  </w:style>
  <w:style w:type="paragraph" w:styleId="ListNumber2">
    <w:name w:val="List Number 2"/>
    <w:basedOn w:val="Normal"/>
    <w:uiPriority w:val="99"/>
    <w:unhideWhenUsed/>
    <w:rsid w:val="004877F7"/>
    <w:pPr>
      <w:numPr>
        <w:numId w:val="5"/>
      </w:numPr>
      <w:contextualSpacing/>
    </w:pPr>
  </w:style>
  <w:style w:type="paragraph" w:styleId="Title">
    <w:name w:val="Title"/>
    <w:basedOn w:val="Normal"/>
    <w:next w:val="Normal"/>
    <w:link w:val="TitleChar"/>
    <w:uiPriority w:val="10"/>
    <w:qFormat/>
    <w:rsid w:val="00115BC8"/>
    <w:pPr>
      <w:pBdr>
        <w:bottom w:val="single" w:sz="8" w:space="4" w:color="009900"/>
      </w:pBdr>
      <w:spacing w:after="300" w:line="240" w:lineRule="auto"/>
      <w:contextualSpacing/>
      <w:jc w:val="right"/>
    </w:pPr>
    <w:rPr>
      <w:rFonts w:eastAsiaTheme="majorEastAsia" w:cstheme="majorBidi"/>
      <w:b/>
      <w:color w:val="002060"/>
      <w:spacing w:val="5"/>
      <w:kern w:val="28"/>
      <w:sz w:val="52"/>
      <w:szCs w:val="52"/>
    </w:rPr>
  </w:style>
  <w:style w:type="character" w:customStyle="1" w:styleId="TitleChar">
    <w:name w:val="Title Char"/>
    <w:basedOn w:val="DefaultParagraphFont"/>
    <w:link w:val="Title"/>
    <w:uiPriority w:val="10"/>
    <w:rsid w:val="00115BC8"/>
    <w:rPr>
      <w:rFonts w:asciiTheme="majorHAnsi" w:eastAsiaTheme="majorEastAsia" w:hAnsiTheme="majorHAnsi" w:cstheme="majorBidi"/>
      <w:b/>
      <w:color w:val="002060"/>
      <w:spacing w:val="5"/>
      <w:kern w:val="28"/>
      <w:sz w:val="52"/>
      <w:szCs w:val="52"/>
    </w:rPr>
  </w:style>
  <w:style w:type="paragraph" w:styleId="NormalWeb">
    <w:name w:val="Normal (Web)"/>
    <w:basedOn w:val="Normal"/>
    <w:uiPriority w:val="99"/>
    <w:semiHidden/>
    <w:unhideWhenUsed/>
    <w:rsid w:val="00115BC8"/>
    <w:pPr>
      <w:spacing w:before="100" w:beforeAutospacing="1" w:after="100" w:afterAutospacing="1" w:line="240" w:lineRule="auto"/>
    </w:pPr>
    <w:rPr>
      <w:rFonts w:ascii="Times New Roman" w:eastAsia="Times New Roman" w:hAnsi="Times New Roman"/>
      <w:sz w:val="24"/>
      <w:szCs w:val="24"/>
      <w:lang w:val="nl-NL" w:eastAsia="nl-NL"/>
    </w:rPr>
  </w:style>
  <w:style w:type="paragraph" w:customStyle="1" w:styleId="Note">
    <w:name w:val="Note"/>
    <w:link w:val="NoteChar"/>
    <w:qFormat/>
    <w:rsid w:val="00EA2B04"/>
    <w:pPr>
      <w:pBdr>
        <w:top w:val="single" w:sz="4" w:space="4" w:color="215868" w:themeColor="accent5" w:themeShade="80"/>
        <w:bottom w:val="single" w:sz="4" w:space="4" w:color="215868" w:themeColor="accent5" w:themeShade="80"/>
      </w:pBdr>
      <w:shd w:val="clear" w:color="auto" w:fill="F2F2F2" w:themeFill="background1" w:themeFillShade="F2"/>
      <w:spacing w:line="276" w:lineRule="auto"/>
    </w:pPr>
    <w:rPr>
      <w:rFonts w:eastAsiaTheme="minorHAnsi" w:cstheme="minorBidi"/>
      <w:szCs w:val="22"/>
      <w:lang w:val="en-GB"/>
    </w:rPr>
  </w:style>
  <w:style w:type="character" w:customStyle="1" w:styleId="NoteChar">
    <w:name w:val="Note Char"/>
    <w:basedOn w:val="DefaultParagraphFont"/>
    <w:link w:val="Note"/>
    <w:rsid w:val="00EA2B04"/>
    <w:rPr>
      <w:rFonts w:ascii="Calibri" w:eastAsiaTheme="minorHAnsi" w:hAnsi="Calibri" w:cstheme="minorBidi"/>
      <w:sz w:val="22"/>
      <w:szCs w:val="22"/>
      <w:shd w:val="clear" w:color="auto" w:fill="F2F2F2" w:themeFill="background1" w:themeFillShade="F2"/>
      <w:lang w:val="en-GB"/>
    </w:rPr>
  </w:style>
  <w:style w:type="paragraph" w:customStyle="1" w:styleId="bulletlist">
    <w:name w:val="bullet list"/>
    <w:basedOn w:val="Normal"/>
    <w:next w:val="Normal"/>
    <w:rsid w:val="00B0242F"/>
    <w:pPr>
      <w:contextualSpacing/>
    </w:pPr>
    <w:rPr>
      <w:rFonts w:eastAsia="Times New Roman"/>
      <w:kern w:val="32"/>
      <w:szCs w:val="21"/>
    </w:rPr>
  </w:style>
  <w:style w:type="character" w:customStyle="1" w:styleId="A1">
    <w:name w:val="A1"/>
    <w:uiPriority w:val="99"/>
    <w:rsid w:val="006576C8"/>
    <w:rPr>
      <w:rFonts w:cs="Trade Gothic LT Std"/>
      <w:color w:val="000000"/>
      <w:sz w:val="13"/>
      <w:szCs w:val="13"/>
    </w:rPr>
  </w:style>
  <w:style w:type="table" w:customStyle="1" w:styleId="Table">
    <w:name w:val="Table"/>
    <w:basedOn w:val="TableNormal"/>
    <w:uiPriority w:val="99"/>
    <w:rsid w:val="00304F87"/>
    <w:pPr>
      <w:spacing w:before="60" w:after="60"/>
    </w:pPr>
    <w:tblP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Pr>
    <w:tcPr>
      <w:shd w:val="clear" w:color="auto" w:fill="auto"/>
      <w:vAlign w:val="center"/>
    </w:tcPr>
    <w:tblStylePr w:type="firstRow">
      <w:pPr>
        <w:wordWrap/>
        <w:spacing w:beforeLines="0" w:before="60" w:beforeAutospacing="0" w:afterLines="0" w:after="60" w:afterAutospacing="0" w:line="240" w:lineRule="auto"/>
        <w:ind w:leftChars="0" w:left="0" w:rightChars="0" w:right="0" w:firstLineChars="0" w:firstLine="0"/>
        <w:jc w:val="left"/>
      </w:pPr>
      <w:rPr>
        <w:rFonts w:ascii="Calibri" w:hAnsi="Calibri"/>
        <w:b/>
        <w:color w:val="FFFFFF" w:themeColor="background1"/>
        <w:sz w:val="22"/>
      </w:rPr>
      <w:tblPr/>
      <w:tcPr>
        <w:shd w:val="clear" w:color="auto" w:fill="00B0F0"/>
      </w:tcPr>
    </w:tblStylePr>
  </w:style>
  <w:style w:type="paragraph" w:styleId="Footer">
    <w:name w:val="footer"/>
    <w:basedOn w:val="Normal"/>
    <w:link w:val="FooterChar"/>
    <w:uiPriority w:val="99"/>
    <w:unhideWhenUsed/>
    <w:rsid w:val="00873C69"/>
    <w:pPr>
      <w:tabs>
        <w:tab w:val="center" w:pos="4153"/>
        <w:tab w:val="right" w:pos="8306"/>
      </w:tabs>
      <w:spacing w:after="0" w:line="240" w:lineRule="auto"/>
    </w:pPr>
  </w:style>
  <w:style w:type="character" w:customStyle="1" w:styleId="FooterChar">
    <w:name w:val="Footer Char"/>
    <w:basedOn w:val="DefaultParagraphFont"/>
    <w:link w:val="Footer"/>
    <w:uiPriority w:val="99"/>
    <w:rsid w:val="00873C69"/>
  </w:style>
  <w:style w:type="character" w:styleId="UnresolvedMention">
    <w:name w:val="Unresolved Mention"/>
    <w:basedOn w:val="DefaultParagraphFont"/>
    <w:uiPriority w:val="99"/>
    <w:semiHidden/>
    <w:unhideWhenUsed/>
    <w:rsid w:val="003977A3"/>
    <w:rPr>
      <w:color w:val="605E5C"/>
      <w:shd w:val="clear" w:color="auto" w:fill="E1DFDD"/>
    </w:rPr>
  </w:style>
  <w:style w:type="paragraph" w:styleId="ListParagraph">
    <w:name w:val="List Paragraph"/>
    <w:basedOn w:val="Normal"/>
    <w:uiPriority w:val="99"/>
    <w:qFormat/>
    <w:rsid w:val="00AA21E9"/>
    <w:pPr>
      <w:ind w:left="720"/>
      <w:contextualSpacing/>
    </w:pPr>
  </w:style>
  <w:style w:type="paragraph" w:customStyle="1" w:styleId="Fixed">
    <w:name w:val="Fixed"/>
    <w:basedOn w:val="Normal"/>
    <w:qFormat/>
    <w:rsid w:val="00CE73B5"/>
    <w:pPr>
      <w:spacing w:after="120" w:line="240" w:lineRule="auto"/>
    </w:pPr>
    <w:rPr>
      <w:rFonts w:ascii="Courier New" w:hAnsi="Courier New"/>
      <w:sz w:val="20"/>
    </w:rPr>
  </w:style>
  <w:style w:type="paragraph" w:styleId="TOCHeading">
    <w:name w:val="TOC Heading"/>
    <w:basedOn w:val="Heading1"/>
    <w:next w:val="Normal"/>
    <w:uiPriority w:val="39"/>
    <w:unhideWhenUsed/>
    <w:qFormat/>
    <w:rsid w:val="00424BB9"/>
    <w:pPr>
      <w:pageBreakBefore w:val="0"/>
      <w:numPr>
        <w:numId w:val="0"/>
      </w:numPr>
      <w:spacing w:before="240" w:after="0" w:line="259" w:lineRule="auto"/>
      <w:outlineLvl w:val="9"/>
    </w:pPr>
    <w:rPr>
      <w:rFonts w:asciiTheme="majorHAnsi" w:hAnsiTheme="majorHAnsi"/>
      <w:b w:val="0"/>
      <w:bCs w:val="0"/>
      <w:color w:val="365F91" w:themeColor="accent1" w:themeShade="BF"/>
      <w:szCs w:val="32"/>
    </w:rPr>
  </w:style>
  <w:style w:type="paragraph" w:styleId="z-TopofForm">
    <w:name w:val="HTML Top of Form"/>
    <w:basedOn w:val="Normal"/>
    <w:next w:val="Normal"/>
    <w:link w:val="z-TopofFormChar"/>
    <w:hidden/>
    <w:uiPriority w:val="99"/>
    <w:semiHidden/>
    <w:unhideWhenUsed/>
    <w:rsid w:val="00C670D0"/>
    <w:pPr>
      <w:pBdr>
        <w:bottom w:val="single" w:sz="6" w:space="1" w:color="auto"/>
      </w:pBdr>
      <w:spacing w:after="0" w:line="240" w:lineRule="auto"/>
      <w:jc w:val="center"/>
    </w:pPr>
    <w:rPr>
      <w:rFonts w:ascii="Arial" w:eastAsia="Times New Roman" w:hAnsi="Arial" w:cs="Arial"/>
      <w:vanish/>
      <w:sz w:val="16"/>
      <w:szCs w:val="16"/>
      <w:lang w:val="en-AU" w:eastAsia="en-AU"/>
    </w:rPr>
  </w:style>
  <w:style w:type="character" w:customStyle="1" w:styleId="z-TopofFormChar">
    <w:name w:val="z-Top of Form Char"/>
    <w:basedOn w:val="DefaultParagraphFont"/>
    <w:link w:val="z-TopofForm"/>
    <w:uiPriority w:val="99"/>
    <w:semiHidden/>
    <w:rsid w:val="00C670D0"/>
    <w:rPr>
      <w:rFonts w:ascii="Arial" w:eastAsia="Times New Roman" w:hAnsi="Arial" w:cs="Arial"/>
      <w:vanish/>
      <w:sz w:val="16"/>
      <w:szCs w:val="16"/>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9570456">
      <w:bodyDiv w:val="1"/>
      <w:marLeft w:val="0"/>
      <w:marRight w:val="0"/>
      <w:marTop w:val="0"/>
      <w:marBottom w:val="0"/>
      <w:divBdr>
        <w:top w:val="none" w:sz="0" w:space="0" w:color="auto"/>
        <w:left w:val="none" w:sz="0" w:space="0" w:color="auto"/>
        <w:bottom w:val="none" w:sz="0" w:space="0" w:color="auto"/>
        <w:right w:val="none" w:sz="0" w:space="0" w:color="auto"/>
      </w:divBdr>
    </w:div>
    <w:div w:id="508756310">
      <w:bodyDiv w:val="1"/>
      <w:marLeft w:val="0"/>
      <w:marRight w:val="0"/>
      <w:marTop w:val="0"/>
      <w:marBottom w:val="0"/>
      <w:divBdr>
        <w:top w:val="none" w:sz="0" w:space="0" w:color="auto"/>
        <w:left w:val="none" w:sz="0" w:space="0" w:color="auto"/>
        <w:bottom w:val="none" w:sz="0" w:space="0" w:color="auto"/>
        <w:right w:val="none" w:sz="0" w:space="0" w:color="auto"/>
      </w:divBdr>
      <w:divsChild>
        <w:div w:id="749351477">
          <w:marLeft w:val="0"/>
          <w:marRight w:val="0"/>
          <w:marTop w:val="0"/>
          <w:marBottom w:val="0"/>
          <w:divBdr>
            <w:top w:val="none" w:sz="0" w:space="0" w:color="auto"/>
            <w:left w:val="none" w:sz="0" w:space="0" w:color="auto"/>
            <w:bottom w:val="none" w:sz="0" w:space="0" w:color="auto"/>
            <w:right w:val="none" w:sz="0" w:space="0" w:color="auto"/>
          </w:divBdr>
          <w:divsChild>
            <w:div w:id="1941596455">
              <w:marLeft w:val="0"/>
              <w:marRight w:val="0"/>
              <w:marTop w:val="0"/>
              <w:marBottom w:val="0"/>
              <w:divBdr>
                <w:top w:val="none" w:sz="0" w:space="0" w:color="auto"/>
                <w:left w:val="none" w:sz="0" w:space="0" w:color="auto"/>
                <w:bottom w:val="none" w:sz="0" w:space="0" w:color="auto"/>
                <w:right w:val="none" w:sz="0" w:space="0" w:color="auto"/>
              </w:divBdr>
              <w:divsChild>
                <w:div w:id="138741573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027744">
      <w:bodyDiv w:val="1"/>
      <w:marLeft w:val="0"/>
      <w:marRight w:val="0"/>
      <w:marTop w:val="0"/>
      <w:marBottom w:val="0"/>
      <w:divBdr>
        <w:top w:val="none" w:sz="0" w:space="0" w:color="auto"/>
        <w:left w:val="none" w:sz="0" w:space="0" w:color="auto"/>
        <w:bottom w:val="none" w:sz="0" w:space="0" w:color="auto"/>
        <w:right w:val="none" w:sz="0" w:space="0" w:color="auto"/>
      </w:divBdr>
      <w:divsChild>
        <w:div w:id="1714771002">
          <w:marLeft w:val="0"/>
          <w:marRight w:val="0"/>
          <w:marTop w:val="0"/>
          <w:marBottom w:val="0"/>
          <w:divBdr>
            <w:top w:val="none" w:sz="0" w:space="0" w:color="auto"/>
            <w:left w:val="none" w:sz="0" w:space="0" w:color="auto"/>
            <w:bottom w:val="none" w:sz="0" w:space="0" w:color="auto"/>
            <w:right w:val="none" w:sz="0" w:space="0" w:color="auto"/>
          </w:divBdr>
          <w:divsChild>
            <w:div w:id="773674570">
              <w:marLeft w:val="0"/>
              <w:marRight w:val="0"/>
              <w:marTop w:val="0"/>
              <w:marBottom w:val="0"/>
              <w:divBdr>
                <w:top w:val="none" w:sz="0" w:space="0" w:color="auto"/>
                <w:left w:val="none" w:sz="0" w:space="0" w:color="auto"/>
                <w:bottom w:val="none" w:sz="0" w:space="0" w:color="auto"/>
                <w:right w:val="none" w:sz="0" w:space="0" w:color="auto"/>
              </w:divBdr>
              <w:divsChild>
                <w:div w:id="1202983418">
                  <w:marLeft w:val="0"/>
                  <w:marRight w:val="0"/>
                  <w:marTop w:val="0"/>
                  <w:marBottom w:val="0"/>
                  <w:divBdr>
                    <w:top w:val="none" w:sz="0" w:space="0" w:color="auto"/>
                    <w:left w:val="none" w:sz="0" w:space="0" w:color="auto"/>
                    <w:bottom w:val="none" w:sz="0" w:space="0" w:color="auto"/>
                    <w:right w:val="none" w:sz="0" w:space="0" w:color="auto"/>
                  </w:divBdr>
                  <w:divsChild>
                    <w:div w:id="2059234880">
                      <w:marLeft w:val="0"/>
                      <w:marRight w:val="0"/>
                      <w:marTop w:val="0"/>
                      <w:marBottom w:val="0"/>
                      <w:divBdr>
                        <w:top w:val="none" w:sz="0" w:space="0" w:color="auto"/>
                        <w:left w:val="none" w:sz="0" w:space="0" w:color="auto"/>
                        <w:bottom w:val="none" w:sz="0" w:space="0" w:color="auto"/>
                        <w:right w:val="none" w:sz="0" w:space="0" w:color="auto"/>
                      </w:divBdr>
                      <w:divsChild>
                        <w:div w:id="867570929">
                          <w:marLeft w:val="0"/>
                          <w:marRight w:val="0"/>
                          <w:marTop w:val="0"/>
                          <w:marBottom w:val="0"/>
                          <w:divBdr>
                            <w:top w:val="none" w:sz="0" w:space="0" w:color="auto"/>
                            <w:left w:val="none" w:sz="0" w:space="0" w:color="auto"/>
                            <w:bottom w:val="none" w:sz="0" w:space="0" w:color="auto"/>
                            <w:right w:val="none" w:sz="0" w:space="0" w:color="auto"/>
                          </w:divBdr>
                          <w:divsChild>
                            <w:div w:id="483202464">
                              <w:marLeft w:val="0"/>
                              <w:marRight w:val="0"/>
                              <w:marTop w:val="0"/>
                              <w:marBottom w:val="0"/>
                              <w:divBdr>
                                <w:top w:val="none" w:sz="0" w:space="0" w:color="auto"/>
                                <w:left w:val="none" w:sz="0" w:space="0" w:color="auto"/>
                                <w:bottom w:val="none" w:sz="0" w:space="0" w:color="auto"/>
                                <w:right w:val="none" w:sz="0" w:space="0" w:color="auto"/>
                              </w:divBdr>
                              <w:divsChild>
                                <w:div w:id="213570682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5556538">
          <w:marLeft w:val="0"/>
          <w:marRight w:val="0"/>
          <w:marTop w:val="0"/>
          <w:marBottom w:val="0"/>
          <w:divBdr>
            <w:top w:val="none" w:sz="0" w:space="0" w:color="auto"/>
            <w:left w:val="none" w:sz="0" w:space="0" w:color="auto"/>
            <w:bottom w:val="none" w:sz="0" w:space="0" w:color="auto"/>
            <w:right w:val="none" w:sz="0" w:space="0" w:color="auto"/>
          </w:divBdr>
          <w:divsChild>
            <w:div w:id="2137485574">
              <w:marLeft w:val="0"/>
              <w:marRight w:val="0"/>
              <w:marTop w:val="0"/>
              <w:marBottom w:val="360"/>
              <w:divBdr>
                <w:top w:val="none" w:sz="0" w:space="0" w:color="auto"/>
                <w:left w:val="none" w:sz="0" w:space="0" w:color="auto"/>
                <w:bottom w:val="none" w:sz="0" w:space="0" w:color="auto"/>
                <w:right w:val="none" w:sz="0" w:space="0" w:color="auto"/>
              </w:divBdr>
              <w:divsChild>
                <w:div w:id="485560795">
                  <w:marLeft w:val="0"/>
                  <w:marRight w:val="0"/>
                  <w:marTop w:val="0"/>
                  <w:marBottom w:val="0"/>
                  <w:divBdr>
                    <w:top w:val="none" w:sz="0" w:space="0" w:color="auto"/>
                    <w:left w:val="none" w:sz="0" w:space="0" w:color="auto"/>
                    <w:bottom w:val="none" w:sz="0" w:space="0" w:color="auto"/>
                    <w:right w:val="none" w:sz="0" w:space="0" w:color="auto"/>
                  </w:divBdr>
                  <w:divsChild>
                    <w:div w:id="2060932670">
                      <w:marLeft w:val="0"/>
                      <w:marRight w:val="0"/>
                      <w:marTop w:val="0"/>
                      <w:marBottom w:val="0"/>
                      <w:divBdr>
                        <w:top w:val="none" w:sz="0" w:space="0" w:color="auto"/>
                        <w:left w:val="none" w:sz="0" w:space="0" w:color="auto"/>
                        <w:bottom w:val="none" w:sz="0" w:space="0" w:color="auto"/>
                        <w:right w:val="none" w:sz="0" w:space="0" w:color="auto"/>
                      </w:divBdr>
                      <w:divsChild>
                        <w:div w:id="1873958451">
                          <w:marLeft w:val="0"/>
                          <w:marRight w:val="0"/>
                          <w:marTop w:val="0"/>
                          <w:marBottom w:val="0"/>
                          <w:divBdr>
                            <w:top w:val="none" w:sz="0" w:space="0" w:color="auto"/>
                            <w:left w:val="none" w:sz="0" w:space="0" w:color="auto"/>
                            <w:bottom w:val="none" w:sz="0" w:space="0" w:color="auto"/>
                            <w:right w:val="none" w:sz="0" w:space="0" w:color="auto"/>
                          </w:divBdr>
                          <w:divsChild>
                            <w:div w:id="141512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0632779">
      <w:bodyDiv w:val="1"/>
      <w:marLeft w:val="0"/>
      <w:marRight w:val="0"/>
      <w:marTop w:val="0"/>
      <w:marBottom w:val="0"/>
      <w:divBdr>
        <w:top w:val="none" w:sz="0" w:space="0" w:color="auto"/>
        <w:left w:val="none" w:sz="0" w:space="0" w:color="auto"/>
        <w:bottom w:val="none" w:sz="0" w:space="0" w:color="auto"/>
        <w:right w:val="none" w:sz="0" w:space="0" w:color="auto"/>
      </w:divBdr>
      <w:divsChild>
        <w:div w:id="1146775165">
          <w:marLeft w:val="0"/>
          <w:marRight w:val="0"/>
          <w:marTop w:val="0"/>
          <w:marBottom w:val="0"/>
          <w:divBdr>
            <w:top w:val="none" w:sz="0" w:space="0" w:color="auto"/>
            <w:left w:val="none" w:sz="0" w:space="0" w:color="auto"/>
            <w:bottom w:val="none" w:sz="0" w:space="0" w:color="auto"/>
            <w:right w:val="none" w:sz="0" w:space="0" w:color="auto"/>
          </w:divBdr>
          <w:divsChild>
            <w:div w:id="714080731">
              <w:marLeft w:val="0"/>
              <w:marRight w:val="0"/>
              <w:marTop w:val="0"/>
              <w:marBottom w:val="0"/>
              <w:divBdr>
                <w:top w:val="none" w:sz="0" w:space="0" w:color="auto"/>
                <w:left w:val="none" w:sz="0" w:space="0" w:color="auto"/>
                <w:bottom w:val="none" w:sz="0" w:space="0" w:color="auto"/>
                <w:right w:val="none" w:sz="0" w:space="0" w:color="auto"/>
              </w:divBdr>
              <w:divsChild>
                <w:div w:id="1729955805">
                  <w:marLeft w:val="0"/>
                  <w:marRight w:val="0"/>
                  <w:marTop w:val="0"/>
                  <w:marBottom w:val="0"/>
                  <w:divBdr>
                    <w:top w:val="none" w:sz="0" w:space="0" w:color="auto"/>
                    <w:left w:val="none" w:sz="0" w:space="0" w:color="auto"/>
                    <w:bottom w:val="none" w:sz="0" w:space="0" w:color="auto"/>
                    <w:right w:val="none" w:sz="0" w:space="0" w:color="auto"/>
                  </w:divBdr>
                  <w:divsChild>
                    <w:div w:id="1292520336">
                      <w:marLeft w:val="0"/>
                      <w:marRight w:val="0"/>
                      <w:marTop w:val="0"/>
                      <w:marBottom w:val="0"/>
                      <w:divBdr>
                        <w:top w:val="none" w:sz="0" w:space="0" w:color="auto"/>
                        <w:left w:val="none" w:sz="0" w:space="0" w:color="auto"/>
                        <w:bottom w:val="none" w:sz="0" w:space="0" w:color="auto"/>
                        <w:right w:val="none" w:sz="0" w:space="0" w:color="auto"/>
                      </w:divBdr>
                      <w:divsChild>
                        <w:div w:id="965307435">
                          <w:marLeft w:val="0"/>
                          <w:marRight w:val="0"/>
                          <w:marTop w:val="0"/>
                          <w:marBottom w:val="0"/>
                          <w:divBdr>
                            <w:top w:val="none" w:sz="0" w:space="0" w:color="auto"/>
                            <w:left w:val="none" w:sz="0" w:space="0" w:color="auto"/>
                            <w:bottom w:val="none" w:sz="0" w:space="0" w:color="auto"/>
                            <w:right w:val="none" w:sz="0" w:space="0" w:color="auto"/>
                          </w:divBdr>
                          <w:divsChild>
                            <w:div w:id="171576682">
                              <w:marLeft w:val="0"/>
                              <w:marRight w:val="0"/>
                              <w:marTop w:val="0"/>
                              <w:marBottom w:val="0"/>
                              <w:divBdr>
                                <w:top w:val="none" w:sz="0" w:space="0" w:color="auto"/>
                                <w:left w:val="none" w:sz="0" w:space="0" w:color="auto"/>
                                <w:bottom w:val="none" w:sz="0" w:space="0" w:color="auto"/>
                                <w:right w:val="none" w:sz="0" w:space="0" w:color="auto"/>
                              </w:divBdr>
                              <w:divsChild>
                                <w:div w:id="112782296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36078">
          <w:marLeft w:val="0"/>
          <w:marRight w:val="0"/>
          <w:marTop w:val="0"/>
          <w:marBottom w:val="0"/>
          <w:divBdr>
            <w:top w:val="none" w:sz="0" w:space="0" w:color="auto"/>
            <w:left w:val="none" w:sz="0" w:space="0" w:color="auto"/>
            <w:bottom w:val="none" w:sz="0" w:space="0" w:color="auto"/>
            <w:right w:val="none" w:sz="0" w:space="0" w:color="auto"/>
          </w:divBdr>
          <w:divsChild>
            <w:div w:id="1522014810">
              <w:marLeft w:val="0"/>
              <w:marRight w:val="0"/>
              <w:marTop w:val="0"/>
              <w:marBottom w:val="360"/>
              <w:divBdr>
                <w:top w:val="none" w:sz="0" w:space="0" w:color="auto"/>
                <w:left w:val="none" w:sz="0" w:space="0" w:color="auto"/>
                <w:bottom w:val="none" w:sz="0" w:space="0" w:color="auto"/>
                <w:right w:val="none" w:sz="0" w:space="0" w:color="auto"/>
              </w:divBdr>
              <w:divsChild>
                <w:div w:id="1191261887">
                  <w:marLeft w:val="0"/>
                  <w:marRight w:val="0"/>
                  <w:marTop w:val="0"/>
                  <w:marBottom w:val="0"/>
                  <w:divBdr>
                    <w:top w:val="none" w:sz="0" w:space="0" w:color="auto"/>
                    <w:left w:val="none" w:sz="0" w:space="0" w:color="auto"/>
                    <w:bottom w:val="none" w:sz="0" w:space="0" w:color="auto"/>
                    <w:right w:val="none" w:sz="0" w:space="0" w:color="auto"/>
                  </w:divBdr>
                  <w:divsChild>
                    <w:div w:id="1609046480">
                      <w:marLeft w:val="0"/>
                      <w:marRight w:val="0"/>
                      <w:marTop w:val="0"/>
                      <w:marBottom w:val="0"/>
                      <w:divBdr>
                        <w:top w:val="none" w:sz="0" w:space="0" w:color="auto"/>
                        <w:left w:val="none" w:sz="0" w:space="0" w:color="auto"/>
                        <w:bottom w:val="none" w:sz="0" w:space="0" w:color="auto"/>
                        <w:right w:val="none" w:sz="0" w:space="0" w:color="auto"/>
                      </w:divBdr>
                      <w:divsChild>
                        <w:div w:id="1420828199">
                          <w:marLeft w:val="0"/>
                          <w:marRight w:val="0"/>
                          <w:marTop w:val="0"/>
                          <w:marBottom w:val="0"/>
                          <w:divBdr>
                            <w:top w:val="none" w:sz="0" w:space="0" w:color="auto"/>
                            <w:left w:val="none" w:sz="0" w:space="0" w:color="auto"/>
                            <w:bottom w:val="none" w:sz="0" w:space="0" w:color="auto"/>
                            <w:right w:val="none" w:sz="0" w:space="0" w:color="auto"/>
                          </w:divBdr>
                          <w:divsChild>
                            <w:div w:id="182985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3556718">
      <w:bodyDiv w:val="1"/>
      <w:marLeft w:val="0"/>
      <w:marRight w:val="0"/>
      <w:marTop w:val="0"/>
      <w:marBottom w:val="0"/>
      <w:divBdr>
        <w:top w:val="none" w:sz="0" w:space="0" w:color="auto"/>
        <w:left w:val="none" w:sz="0" w:space="0" w:color="auto"/>
        <w:bottom w:val="none" w:sz="0" w:space="0" w:color="auto"/>
        <w:right w:val="none" w:sz="0" w:space="0" w:color="auto"/>
      </w:divBdr>
    </w:div>
    <w:div w:id="1821775634">
      <w:bodyDiv w:val="1"/>
      <w:marLeft w:val="0"/>
      <w:marRight w:val="0"/>
      <w:marTop w:val="0"/>
      <w:marBottom w:val="0"/>
      <w:divBdr>
        <w:top w:val="none" w:sz="0" w:space="0" w:color="auto"/>
        <w:left w:val="none" w:sz="0" w:space="0" w:color="auto"/>
        <w:bottom w:val="none" w:sz="0" w:space="0" w:color="auto"/>
        <w:right w:val="none" w:sz="0" w:space="0" w:color="auto"/>
      </w:divBdr>
      <w:divsChild>
        <w:div w:id="840386198">
          <w:marLeft w:val="0"/>
          <w:marRight w:val="0"/>
          <w:marTop w:val="0"/>
          <w:marBottom w:val="0"/>
          <w:divBdr>
            <w:top w:val="none" w:sz="0" w:space="0" w:color="auto"/>
            <w:left w:val="none" w:sz="0" w:space="0" w:color="auto"/>
            <w:bottom w:val="none" w:sz="0" w:space="0" w:color="auto"/>
            <w:right w:val="none" w:sz="0" w:space="0" w:color="auto"/>
          </w:divBdr>
          <w:divsChild>
            <w:div w:id="1650817290">
              <w:marLeft w:val="0"/>
              <w:marRight w:val="0"/>
              <w:marTop w:val="0"/>
              <w:marBottom w:val="0"/>
              <w:divBdr>
                <w:top w:val="none" w:sz="0" w:space="0" w:color="auto"/>
                <w:left w:val="none" w:sz="0" w:space="0" w:color="auto"/>
                <w:bottom w:val="none" w:sz="0" w:space="0" w:color="auto"/>
                <w:right w:val="none" w:sz="0" w:space="0" w:color="auto"/>
              </w:divBdr>
              <w:divsChild>
                <w:div w:id="1904607795">
                  <w:marLeft w:val="0"/>
                  <w:marRight w:val="0"/>
                  <w:marTop w:val="0"/>
                  <w:marBottom w:val="0"/>
                  <w:divBdr>
                    <w:top w:val="none" w:sz="0" w:space="0" w:color="auto"/>
                    <w:left w:val="none" w:sz="0" w:space="0" w:color="auto"/>
                    <w:bottom w:val="none" w:sz="0" w:space="0" w:color="auto"/>
                    <w:right w:val="none" w:sz="0" w:space="0" w:color="auto"/>
                  </w:divBdr>
                  <w:divsChild>
                    <w:div w:id="19206475">
                      <w:marLeft w:val="0"/>
                      <w:marRight w:val="0"/>
                      <w:marTop w:val="0"/>
                      <w:marBottom w:val="0"/>
                      <w:divBdr>
                        <w:top w:val="none" w:sz="0" w:space="0" w:color="auto"/>
                        <w:left w:val="none" w:sz="0" w:space="0" w:color="auto"/>
                        <w:bottom w:val="none" w:sz="0" w:space="0" w:color="auto"/>
                        <w:right w:val="none" w:sz="0" w:space="0" w:color="auto"/>
                      </w:divBdr>
                      <w:divsChild>
                        <w:div w:id="557016988">
                          <w:marLeft w:val="0"/>
                          <w:marRight w:val="0"/>
                          <w:marTop w:val="0"/>
                          <w:marBottom w:val="0"/>
                          <w:divBdr>
                            <w:top w:val="none" w:sz="0" w:space="0" w:color="auto"/>
                            <w:left w:val="none" w:sz="0" w:space="0" w:color="auto"/>
                            <w:bottom w:val="none" w:sz="0" w:space="0" w:color="auto"/>
                            <w:right w:val="none" w:sz="0" w:space="0" w:color="auto"/>
                          </w:divBdr>
                          <w:divsChild>
                            <w:div w:id="934478892">
                              <w:marLeft w:val="0"/>
                              <w:marRight w:val="0"/>
                              <w:marTop w:val="0"/>
                              <w:marBottom w:val="0"/>
                              <w:divBdr>
                                <w:top w:val="none" w:sz="0" w:space="0" w:color="auto"/>
                                <w:left w:val="none" w:sz="0" w:space="0" w:color="auto"/>
                                <w:bottom w:val="none" w:sz="0" w:space="0" w:color="auto"/>
                                <w:right w:val="none" w:sz="0" w:space="0" w:color="auto"/>
                              </w:divBdr>
                              <w:divsChild>
                                <w:div w:id="162673917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4353764">
          <w:marLeft w:val="0"/>
          <w:marRight w:val="0"/>
          <w:marTop w:val="0"/>
          <w:marBottom w:val="0"/>
          <w:divBdr>
            <w:top w:val="none" w:sz="0" w:space="0" w:color="auto"/>
            <w:left w:val="none" w:sz="0" w:space="0" w:color="auto"/>
            <w:bottom w:val="none" w:sz="0" w:space="0" w:color="auto"/>
            <w:right w:val="none" w:sz="0" w:space="0" w:color="auto"/>
          </w:divBdr>
          <w:divsChild>
            <w:div w:id="1669408112">
              <w:marLeft w:val="0"/>
              <w:marRight w:val="0"/>
              <w:marTop w:val="0"/>
              <w:marBottom w:val="360"/>
              <w:divBdr>
                <w:top w:val="none" w:sz="0" w:space="0" w:color="auto"/>
                <w:left w:val="none" w:sz="0" w:space="0" w:color="auto"/>
                <w:bottom w:val="none" w:sz="0" w:space="0" w:color="auto"/>
                <w:right w:val="none" w:sz="0" w:space="0" w:color="auto"/>
              </w:divBdr>
              <w:divsChild>
                <w:div w:id="260644712">
                  <w:marLeft w:val="0"/>
                  <w:marRight w:val="0"/>
                  <w:marTop w:val="0"/>
                  <w:marBottom w:val="0"/>
                  <w:divBdr>
                    <w:top w:val="none" w:sz="0" w:space="0" w:color="auto"/>
                    <w:left w:val="none" w:sz="0" w:space="0" w:color="auto"/>
                    <w:bottom w:val="none" w:sz="0" w:space="0" w:color="auto"/>
                    <w:right w:val="none" w:sz="0" w:space="0" w:color="auto"/>
                  </w:divBdr>
                  <w:divsChild>
                    <w:div w:id="1561401793">
                      <w:marLeft w:val="0"/>
                      <w:marRight w:val="0"/>
                      <w:marTop w:val="0"/>
                      <w:marBottom w:val="0"/>
                      <w:divBdr>
                        <w:top w:val="none" w:sz="0" w:space="0" w:color="auto"/>
                        <w:left w:val="none" w:sz="0" w:space="0" w:color="auto"/>
                        <w:bottom w:val="none" w:sz="0" w:space="0" w:color="auto"/>
                        <w:right w:val="none" w:sz="0" w:space="0" w:color="auto"/>
                      </w:divBdr>
                      <w:divsChild>
                        <w:div w:id="1164856548">
                          <w:marLeft w:val="0"/>
                          <w:marRight w:val="0"/>
                          <w:marTop w:val="0"/>
                          <w:marBottom w:val="0"/>
                          <w:divBdr>
                            <w:top w:val="none" w:sz="0" w:space="0" w:color="auto"/>
                            <w:left w:val="none" w:sz="0" w:space="0" w:color="auto"/>
                            <w:bottom w:val="none" w:sz="0" w:space="0" w:color="auto"/>
                            <w:right w:val="none" w:sz="0" w:space="0" w:color="auto"/>
                          </w:divBdr>
                          <w:divsChild>
                            <w:div w:id="203838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doNotRelyOnCSS/>
  <w:doNotOrganizeInFolder/>
  <w:doNotUseLongFileNames/>
  <w:pixelsPerInch w:val="0"/>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29.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www.thethingsnetwork.org/docs/"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thingsboard.io/docs/"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4A2FAD-9242-47BE-B8FC-5AD9140E7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1042</TotalTime>
  <Pages>31</Pages>
  <Words>6789</Words>
  <Characters>38698</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Cindy Cadman</dc:creator>
  <cp:lastModifiedBy>Ben Sefton</cp:lastModifiedBy>
  <cp:revision>96</cp:revision>
  <cp:lastPrinted>2020-09-17T00:28:00Z</cp:lastPrinted>
  <dcterms:created xsi:type="dcterms:W3CDTF">2020-09-10T06:07:00Z</dcterms:created>
  <dcterms:modified xsi:type="dcterms:W3CDTF">2020-11-01T23:46:00Z</dcterms:modified>
</cp:coreProperties>
</file>